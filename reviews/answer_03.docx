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7D19F" w14:textId="116741CC" w:rsidR="002C00F7" w:rsidRDefault="002C00F7" w:rsidP="009874C3">
      <w:pPr>
        <w:pStyle w:val="NormalWeb"/>
        <w:spacing w:line="360" w:lineRule="auto"/>
        <w:rPr>
          <w:rFonts w:ascii="ArialMT" w:hAnsi="ArialMT"/>
          <w:sz w:val="28"/>
          <w:szCs w:val="32"/>
        </w:rPr>
      </w:pPr>
      <w:r w:rsidRPr="002C00F7">
        <w:rPr>
          <w:rFonts w:ascii="ArialMT" w:hAnsi="ArialMT"/>
          <w:b/>
          <w:bCs/>
          <w:sz w:val="28"/>
          <w:szCs w:val="32"/>
        </w:rPr>
        <w:t>Review of</w:t>
      </w:r>
      <w:r>
        <w:rPr>
          <w:rFonts w:ascii="ArialMT" w:hAnsi="ArialMT"/>
          <w:b/>
          <w:bCs/>
          <w:sz w:val="28"/>
          <w:szCs w:val="32"/>
          <w:lang w:val="en-US"/>
        </w:rPr>
        <w:t>:</w:t>
      </w:r>
      <w:r w:rsidRPr="002C00F7">
        <w:rPr>
          <w:rFonts w:ascii="ArialMT" w:hAnsi="ArialMT"/>
          <w:sz w:val="28"/>
          <w:szCs w:val="32"/>
        </w:rPr>
        <w:t xml:space="preserve"> Inference of transmission dynamics and retrospective forecast of invasive meningococcal disease</w:t>
      </w:r>
    </w:p>
    <w:p w14:paraId="4DF11A95" w14:textId="4E80F002" w:rsidR="002C00F7" w:rsidRDefault="002C00F7" w:rsidP="009874C3">
      <w:pPr>
        <w:pStyle w:val="NormalWeb"/>
        <w:spacing w:line="360" w:lineRule="auto"/>
        <w:rPr>
          <w:rFonts w:ascii="Segoe UI" w:hAnsi="Segoe UI" w:cs="Segoe UI"/>
          <w:color w:val="000000"/>
          <w:sz w:val="22"/>
          <w:szCs w:val="22"/>
          <w:shd w:val="clear" w:color="auto" w:fill="FFFFFF"/>
        </w:rPr>
      </w:pPr>
      <w:r>
        <w:rPr>
          <w:rFonts w:ascii="ArialMT" w:hAnsi="ArialMT"/>
          <w:sz w:val="28"/>
          <w:szCs w:val="32"/>
          <w:lang w:val="en-US"/>
        </w:rPr>
        <w:t>PLOS computational biology</w:t>
      </w:r>
      <w:r>
        <w:rPr>
          <w:rFonts w:ascii="Segoe UI" w:hAnsi="Segoe UI" w:cs="Segoe UI"/>
          <w:color w:val="000000"/>
          <w:sz w:val="22"/>
          <w:szCs w:val="22"/>
          <w:shd w:val="clear" w:color="auto" w:fill="FFFFFF"/>
        </w:rPr>
        <w:t xml:space="preserve"> </w:t>
      </w:r>
      <w:r w:rsidRPr="002C00F7">
        <w:rPr>
          <w:rFonts w:ascii="ArialMT" w:hAnsi="ArialMT"/>
          <w:sz w:val="28"/>
          <w:szCs w:val="32"/>
          <w:lang w:val="en-US"/>
        </w:rPr>
        <w:t>(PCOMPBIOL-D-23-00626)</w:t>
      </w:r>
      <w:r>
        <w:rPr>
          <w:rFonts w:ascii="Segoe UI" w:hAnsi="Segoe UI" w:cs="Segoe UI"/>
          <w:color w:val="000000"/>
          <w:sz w:val="22"/>
          <w:szCs w:val="22"/>
          <w:shd w:val="clear" w:color="auto" w:fill="FFFFFF"/>
        </w:rPr>
        <w:t> </w:t>
      </w:r>
    </w:p>
    <w:p w14:paraId="004FB2A3" w14:textId="15B46724" w:rsidR="00EE59C4" w:rsidRDefault="00EE59C4" w:rsidP="00AF36D5">
      <w:pPr>
        <w:pBdr>
          <w:top w:val="nil"/>
          <w:left w:val="nil"/>
          <w:bottom w:val="nil"/>
          <w:right w:val="nil"/>
          <w:between w:val="nil"/>
        </w:pBdr>
        <w:spacing w:line="360" w:lineRule="auto"/>
        <w:contextualSpacing/>
        <w:rPr>
          <w:rFonts w:ascii="Arial" w:hAnsi="Arial" w:cs="Arial"/>
          <w:b/>
          <w:bCs/>
          <w:color w:val="000000"/>
          <w:sz w:val="20"/>
          <w:szCs w:val="20"/>
          <w:vertAlign w:val="superscript"/>
          <w:lang w:val="en-GB"/>
        </w:rPr>
      </w:pPr>
      <w:r>
        <w:rPr>
          <w:rFonts w:ascii="Arial" w:hAnsi="Arial" w:cs="Arial"/>
          <w:b/>
          <w:color w:val="000000"/>
        </w:rPr>
        <w:t xml:space="preserve">Authors: </w:t>
      </w:r>
      <w:r w:rsidRPr="00DF7191">
        <w:rPr>
          <w:rFonts w:ascii="Arial" w:hAnsi="Arial" w:cs="Arial"/>
          <w:b/>
          <w:bCs/>
          <w:color w:val="000000"/>
          <w:sz w:val="20"/>
          <w:szCs w:val="20"/>
          <w:lang w:val="en-GB"/>
        </w:rPr>
        <w:t>Jaime Cascante-Vega, Marta Galanti, Katharina Schley, Sen Pei, Jeffrey Shaman</w:t>
      </w:r>
      <w:r w:rsidR="005E6D05">
        <w:rPr>
          <w:rFonts w:ascii="Arial" w:hAnsi="Arial" w:cs="Arial"/>
          <w:b/>
          <w:bCs/>
          <w:color w:val="000000"/>
          <w:sz w:val="20"/>
          <w:szCs w:val="20"/>
          <w:lang w:val="en-GB"/>
        </w:rPr>
        <w:br/>
      </w:r>
    </w:p>
    <w:p w14:paraId="7EA1501A" w14:textId="1C73997E" w:rsidR="00984622" w:rsidRDefault="00134400" w:rsidP="00AF36D5">
      <w:pPr>
        <w:pBdr>
          <w:top w:val="nil"/>
          <w:left w:val="nil"/>
          <w:bottom w:val="nil"/>
          <w:right w:val="nil"/>
          <w:between w:val="nil"/>
        </w:pBdr>
        <w:spacing w:line="360" w:lineRule="auto"/>
        <w:contextualSpacing/>
        <w:rPr>
          <w:ins w:id="0" w:author="Shaman, Jeffrey L." w:date="2023-08-25T11:36:00Z"/>
          <w:rFonts w:ascii="Arial" w:hAnsi="Arial" w:cs="Arial"/>
          <w:color w:val="000000" w:themeColor="text1"/>
          <w:sz w:val="20"/>
          <w:szCs w:val="20"/>
          <w:lang w:val="en-US"/>
        </w:rPr>
      </w:pPr>
      <w:r>
        <w:rPr>
          <w:rFonts w:ascii="Arial" w:hAnsi="Arial" w:cs="Arial"/>
          <w:i/>
          <w:iCs/>
          <w:color w:val="FF0000"/>
          <w:sz w:val="20"/>
          <w:szCs w:val="20"/>
          <w:lang w:val="en-US"/>
        </w:rPr>
        <w:t>A</w:t>
      </w:r>
      <w:r w:rsidR="00CF6173" w:rsidRPr="00D80CF1">
        <w:rPr>
          <w:rFonts w:ascii="Arial" w:hAnsi="Arial" w:cs="Arial"/>
          <w:i/>
          <w:iCs/>
          <w:color w:val="FF0000"/>
          <w:sz w:val="20"/>
          <w:szCs w:val="20"/>
          <w:lang w:val="en-US"/>
        </w:rPr>
        <w:t>nswer</w:t>
      </w:r>
      <w:r>
        <w:rPr>
          <w:rFonts w:ascii="Arial" w:hAnsi="Arial" w:cs="Arial"/>
          <w:i/>
          <w:iCs/>
          <w:color w:val="FF0000"/>
          <w:sz w:val="20"/>
          <w:szCs w:val="20"/>
          <w:lang w:val="en-US"/>
        </w:rPr>
        <w:t xml:space="preserve"> overview</w:t>
      </w:r>
      <w:r w:rsidR="00CF6173">
        <w:rPr>
          <w:rFonts w:ascii="Arial" w:hAnsi="Arial" w:cs="Arial"/>
          <w:i/>
          <w:iCs/>
          <w:color w:val="FF0000"/>
          <w:sz w:val="20"/>
          <w:szCs w:val="20"/>
          <w:lang w:val="en-US"/>
        </w:rPr>
        <w:t xml:space="preserve">: </w:t>
      </w:r>
      <w:r w:rsidR="00D52EBE">
        <w:rPr>
          <w:rFonts w:ascii="Arial" w:hAnsi="Arial" w:cs="Arial"/>
          <w:color w:val="000000" w:themeColor="text1"/>
          <w:sz w:val="20"/>
          <w:szCs w:val="20"/>
          <w:lang w:val="en-US"/>
        </w:rPr>
        <w:t>We thank the reviewers for their</w:t>
      </w:r>
      <w:r w:rsidR="005D666F">
        <w:rPr>
          <w:rFonts w:ascii="Arial" w:hAnsi="Arial" w:cs="Arial"/>
          <w:color w:val="000000" w:themeColor="text1"/>
          <w:sz w:val="20"/>
          <w:szCs w:val="20"/>
          <w:lang w:val="en-US"/>
        </w:rPr>
        <w:t xml:space="preserve"> </w:t>
      </w:r>
      <w:r w:rsidR="00CF6173">
        <w:rPr>
          <w:rFonts w:ascii="Arial" w:hAnsi="Arial" w:cs="Arial"/>
          <w:color w:val="000000" w:themeColor="text1"/>
          <w:sz w:val="20"/>
          <w:szCs w:val="20"/>
          <w:lang w:val="en-US"/>
        </w:rPr>
        <w:t xml:space="preserve">comments. In </w:t>
      </w:r>
      <w:r w:rsidR="00553134">
        <w:rPr>
          <w:rFonts w:ascii="Arial" w:hAnsi="Arial" w:cs="Arial"/>
          <w:color w:val="000000" w:themeColor="text1"/>
          <w:sz w:val="20"/>
          <w:szCs w:val="20"/>
          <w:lang w:val="en-US"/>
        </w:rPr>
        <w:t xml:space="preserve">the </w:t>
      </w:r>
      <w:r w:rsidR="00D34F51">
        <w:rPr>
          <w:rFonts w:ascii="Arial" w:hAnsi="Arial" w:cs="Arial"/>
          <w:color w:val="000000" w:themeColor="text1"/>
          <w:sz w:val="20"/>
          <w:szCs w:val="20"/>
          <w:lang w:val="en-US"/>
        </w:rPr>
        <w:t>resubmission files of</w:t>
      </w:r>
      <w:r>
        <w:rPr>
          <w:rFonts w:ascii="Arial" w:hAnsi="Arial" w:cs="Arial"/>
          <w:color w:val="000000" w:themeColor="text1"/>
          <w:sz w:val="20"/>
          <w:szCs w:val="20"/>
          <w:lang w:val="en-US"/>
        </w:rPr>
        <w:t xml:space="preserve"> the Main text and the Supplementary Information, we </w:t>
      </w:r>
      <w:ins w:id="1" w:author="Shaman, Jeffrey L." w:date="2023-08-25T11:34:00Z">
        <w:r w:rsidR="00BB49DC">
          <w:rPr>
            <w:rFonts w:ascii="Arial" w:hAnsi="Arial" w:cs="Arial"/>
            <w:color w:val="000000" w:themeColor="text1"/>
            <w:sz w:val="20"/>
            <w:szCs w:val="20"/>
            <w:lang w:val="en-US"/>
          </w:rPr>
          <w:t xml:space="preserve">have </w:t>
        </w:r>
      </w:ins>
      <w:r>
        <w:rPr>
          <w:rFonts w:ascii="Arial" w:hAnsi="Arial" w:cs="Arial"/>
          <w:color w:val="000000" w:themeColor="text1"/>
          <w:sz w:val="20"/>
          <w:szCs w:val="20"/>
          <w:lang w:val="en-US"/>
        </w:rPr>
        <w:t xml:space="preserve">highlighted </w:t>
      </w:r>
      <w:r w:rsidR="005A535D">
        <w:rPr>
          <w:rFonts w:ascii="Arial" w:hAnsi="Arial" w:cs="Arial"/>
          <w:color w:val="000000" w:themeColor="text1"/>
          <w:sz w:val="20"/>
          <w:szCs w:val="20"/>
          <w:lang w:val="en-US"/>
        </w:rPr>
        <w:t xml:space="preserve">changes from the previous submission in red </w:t>
      </w:r>
      <w:r w:rsidR="00D52EBE">
        <w:rPr>
          <w:rFonts w:ascii="Arial" w:hAnsi="Arial" w:cs="Arial"/>
          <w:color w:val="000000" w:themeColor="text1"/>
          <w:sz w:val="20"/>
          <w:szCs w:val="20"/>
          <w:lang w:val="en-US"/>
        </w:rPr>
        <w:t xml:space="preserve">to allow </w:t>
      </w:r>
      <w:r w:rsidR="00CF6173">
        <w:rPr>
          <w:rFonts w:ascii="Arial" w:hAnsi="Arial" w:cs="Arial"/>
          <w:color w:val="000000" w:themeColor="text1"/>
          <w:sz w:val="20"/>
          <w:szCs w:val="20"/>
          <w:lang w:val="en-US"/>
        </w:rPr>
        <w:t>the reviewers and editor</w:t>
      </w:r>
      <w:r w:rsidR="001941B0">
        <w:rPr>
          <w:rFonts w:ascii="Arial" w:hAnsi="Arial" w:cs="Arial"/>
          <w:color w:val="000000" w:themeColor="text1"/>
          <w:sz w:val="20"/>
          <w:szCs w:val="20"/>
          <w:lang w:val="en-US"/>
        </w:rPr>
        <w:t>(</w:t>
      </w:r>
      <w:r w:rsidR="00CF6173">
        <w:rPr>
          <w:rFonts w:ascii="Arial" w:hAnsi="Arial" w:cs="Arial"/>
          <w:color w:val="000000" w:themeColor="text1"/>
          <w:sz w:val="20"/>
          <w:szCs w:val="20"/>
          <w:lang w:val="en-US"/>
        </w:rPr>
        <w:t>s</w:t>
      </w:r>
      <w:r w:rsidR="001941B0">
        <w:rPr>
          <w:rFonts w:ascii="Arial" w:hAnsi="Arial" w:cs="Arial"/>
          <w:color w:val="000000" w:themeColor="text1"/>
          <w:sz w:val="20"/>
          <w:szCs w:val="20"/>
          <w:lang w:val="en-US"/>
        </w:rPr>
        <w:t>)</w:t>
      </w:r>
      <w:r w:rsidR="00CF6173">
        <w:rPr>
          <w:rFonts w:ascii="Arial" w:hAnsi="Arial" w:cs="Arial"/>
          <w:color w:val="000000" w:themeColor="text1"/>
          <w:sz w:val="20"/>
          <w:szCs w:val="20"/>
          <w:lang w:val="en-US"/>
        </w:rPr>
        <w:t xml:space="preserve"> </w:t>
      </w:r>
      <w:del w:id="2" w:author="Shaman, Jeffrey L." w:date="2023-08-25T11:34:00Z">
        <w:r w:rsidR="00D52EBE" w:rsidDel="00BB49DC">
          <w:rPr>
            <w:rFonts w:ascii="Arial" w:hAnsi="Arial" w:cs="Arial"/>
            <w:color w:val="000000" w:themeColor="text1"/>
            <w:sz w:val="20"/>
            <w:szCs w:val="20"/>
            <w:lang w:val="en-US"/>
          </w:rPr>
          <w:delText>to</w:delText>
        </w:r>
        <w:r w:rsidR="00CF6173" w:rsidDel="00BB49DC">
          <w:rPr>
            <w:rFonts w:ascii="Arial" w:hAnsi="Arial" w:cs="Arial"/>
            <w:color w:val="000000" w:themeColor="text1"/>
            <w:sz w:val="20"/>
            <w:szCs w:val="20"/>
            <w:lang w:val="en-US"/>
          </w:rPr>
          <w:delText xml:space="preserve"> easily track changes.</w:delText>
        </w:r>
      </w:del>
      <w:ins w:id="3" w:author="Shaman, Jeffrey L." w:date="2023-08-25T11:34:00Z">
        <w:r w:rsidR="00BB49DC">
          <w:rPr>
            <w:rFonts w:ascii="Arial" w:hAnsi="Arial" w:cs="Arial"/>
            <w:color w:val="000000" w:themeColor="text1"/>
            <w:sz w:val="20"/>
            <w:szCs w:val="20"/>
            <w:lang w:val="en-US"/>
          </w:rPr>
          <w:t>ease of tracking.</w:t>
        </w:r>
      </w:ins>
      <w:r w:rsidR="00CF6173">
        <w:rPr>
          <w:rFonts w:ascii="Arial" w:hAnsi="Arial" w:cs="Arial"/>
          <w:color w:val="000000" w:themeColor="text1"/>
          <w:sz w:val="20"/>
          <w:szCs w:val="20"/>
          <w:lang w:val="en-US"/>
        </w:rPr>
        <w:t xml:space="preserve"> </w:t>
      </w:r>
      <w:r w:rsidR="00984622">
        <w:rPr>
          <w:rFonts w:ascii="Arial" w:hAnsi="Arial" w:cs="Arial"/>
          <w:color w:val="000000" w:themeColor="text1"/>
          <w:sz w:val="20"/>
          <w:szCs w:val="20"/>
          <w:lang w:val="en-US"/>
        </w:rPr>
        <w:t xml:space="preserve">The principal changes in the Main text include </w:t>
      </w:r>
      <w:ins w:id="4" w:author="Shaman, Jeffrey L." w:date="2023-08-25T11:35:00Z">
        <w:r w:rsidR="00BB49DC">
          <w:rPr>
            <w:rFonts w:ascii="Arial" w:hAnsi="Arial" w:cs="Arial"/>
            <w:color w:val="000000" w:themeColor="text1"/>
            <w:sz w:val="20"/>
            <w:szCs w:val="20"/>
            <w:lang w:val="en-US"/>
          </w:rPr>
          <w:t xml:space="preserve">i) </w:t>
        </w:r>
      </w:ins>
      <w:r w:rsidR="00984622">
        <w:rPr>
          <w:rFonts w:ascii="Arial" w:hAnsi="Arial" w:cs="Arial"/>
          <w:color w:val="000000" w:themeColor="text1"/>
          <w:sz w:val="20"/>
          <w:szCs w:val="20"/>
          <w:lang w:val="en-US"/>
        </w:rPr>
        <w:t xml:space="preserve">a description of the </w:t>
      </w:r>
      <w:del w:id="5" w:author="Shaman, Jeffrey L." w:date="2023-08-25T11:35:00Z">
        <w:r w:rsidR="00984622" w:rsidDel="00BB49DC">
          <w:rPr>
            <w:rFonts w:ascii="Arial" w:hAnsi="Arial" w:cs="Arial"/>
            <w:color w:val="000000" w:themeColor="text1"/>
            <w:sz w:val="20"/>
            <w:szCs w:val="20"/>
            <w:lang w:val="en-US"/>
          </w:rPr>
          <w:delText xml:space="preserve">i) </w:delText>
        </w:r>
      </w:del>
      <w:r w:rsidR="00984622">
        <w:rPr>
          <w:rFonts w:ascii="Arial" w:hAnsi="Arial" w:cs="Arial"/>
          <w:color w:val="000000" w:themeColor="text1"/>
          <w:sz w:val="20"/>
          <w:szCs w:val="20"/>
          <w:lang w:val="en-US"/>
        </w:rPr>
        <w:t>birth and death dynamics in the model</w:t>
      </w:r>
      <w:del w:id="6" w:author="Shaman, Jeffrey L." w:date="2023-08-25T11:34:00Z">
        <w:r w:rsidR="00984622" w:rsidDel="00BB49DC">
          <w:rPr>
            <w:rFonts w:ascii="Arial" w:hAnsi="Arial" w:cs="Arial"/>
            <w:color w:val="000000" w:themeColor="text1"/>
            <w:sz w:val="20"/>
            <w:szCs w:val="20"/>
            <w:lang w:val="en-US"/>
          </w:rPr>
          <w:delText xml:space="preserve"> description</w:delText>
        </w:r>
      </w:del>
      <w:ins w:id="7" w:author="Shaman, Jeffrey L." w:date="2023-08-25T11:35:00Z">
        <w:r w:rsidR="00BB49DC">
          <w:rPr>
            <w:rFonts w:ascii="Arial" w:hAnsi="Arial" w:cs="Arial"/>
            <w:color w:val="000000" w:themeColor="text1"/>
            <w:sz w:val="20"/>
            <w:szCs w:val="20"/>
            <w:lang w:val="en-US"/>
          </w:rPr>
          <w:t>; and</w:t>
        </w:r>
      </w:ins>
      <w:del w:id="8" w:author="Shaman, Jeffrey L." w:date="2023-08-25T11:35:00Z">
        <w:r w:rsidR="00984622" w:rsidDel="00BB49DC">
          <w:rPr>
            <w:rFonts w:ascii="Arial" w:hAnsi="Arial" w:cs="Arial"/>
            <w:color w:val="000000" w:themeColor="text1"/>
            <w:sz w:val="20"/>
            <w:szCs w:val="20"/>
            <w:lang w:val="en-US"/>
          </w:rPr>
          <w:delText>,</w:delText>
        </w:r>
      </w:del>
      <w:r w:rsidR="00984622">
        <w:rPr>
          <w:rFonts w:ascii="Arial" w:hAnsi="Arial" w:cs="Arial"/>
          <w:color w:val="000000" w:themeColor="text1"/>
          <w:sz w:val="20"/>
          <w:szCs w:val="20"/>
          <w:lang w:val="en-US"/>
        </w:rPr>
        <w:t xml:space="preserve"> </w:t>
      </w:r>
      <w:r w:rsidR="00D52EBE">
        <w:rPr>
          <w:rFonts w:ascii="Arial" w:hAnsi="Arial" w:cs="Arial"/>
          <w:color w:val="000000" w:themeColor="text1"/>
          <w:sz w:val="20"/>
          <w:szCs w:val="20"/>
          <w:lang w:val="en-US"/>
        </w:rPr>
        <w:t xml:space="preserve">ii) </w:t>
      </w:r>
      <w:r w:rsidR="00984622">
        <w:rPr>
          <w:rFonts w:ascii="Arial" w:hAnsi="Arial" w:cs="Arial"/>
          <w:color w:val="000000" w:themeColor="text1"/>
          <w:sz w:val="20"/>
          <w:szCs w:val="20"/>
          <w:lang w:val="en-US"/>
        </w:rPr>
        <w:t>a description of the SARIMA model</w:t>
      </w:r>
      <w:ins w:id="9" w:author="Shaman, Jeffrey L." w:date="2023-08-25T11:35:00Z">
        <w:r w:rsidR="00BB49DC">
          <w:rPr>
            <w:rFonts w:ascii="Arial" w:hAnsi="Arial" w:cs="Arial"/>
            <w:color w:val="000000" w:themeColor="text1"/>
            <w:sz w:val="20"/>
            <w:szCs w:val="20"/>
            <w:lang w:val="en-US"/>
          </w:rPr>
          <w:t>.</w:t>
        </w:r>
      </w:ins>
      <w:del w:id="10" w:author="Shaman, Jeffrey L." w:date="2023-08-25T11:35:00Z">
        <w:r w:rsidR="007D3404" w:rsidDel="00BB49DC">
          <w:rPr>
            <w:rFonts w:ascii="Arial" w:hAnsi="Arial" w:cs="Arial"/>
            <w:color w:val="000000" w:themeColor="text1"/>
            <w:sz w:val="20"/>
            <w:szCs w:val="20"/>
            <w:lang w:val="en-US"/>
          </w:rPr>
          <w:delText>,</w:delText>
        </w:r>
      </w:del>
      <w:r w:rsidR="007D3404">
        <w:rPr>
          <w:rFonts w:ascii="Arial" w:hAnsi="Arial" w:cs="Arial"/>
          <w:color w:val="000000" w:themeColor="text1"/>
          <w:sz w:val="20"/>
          <w:szCs w:val="20"/>
          <w:lang w:val="en-US"/>
        </w:rPr>
        <w:t xml:space="preserve"> </w:t>
      </w:r>
      <w:ins w:id="11" w:author="Shaman, Jeffrey L." w:date="2023-08-25T11:35:00Z">
        <w:r w:rsidR="00BB49DC">
          <w:rPr>
            <w:rFonts w:ascii="Arial" w:hAnsi="Arial" w:cs="Arial"/>
            <w:color w:val="000000" w:themeColor="text1"/>
            <w:sz w:val="20"/>
            <w:szCs w:val="20"/>
            <w:lang w:val="en-US"/>
          </w:rPr>
          <w:t>A</w:t>
        </w:r>
      </w:ins>
      <w:del w:id="12" w:author="Shaman, Jeffrey L." w:date="2023-08-25T11:35:00Z">
        <w:r w:rsidR="007D3404" w:rsidDel="00BB49DC">
          <w:rPr>
            <w:rFonts w:ascii="Arial" w:hAnsi="Arial" w:cs="Arial"/>
            <w:color w:val="000000" w:themeColor="text1"/>
            <w:sz w:val="20"/>
            <w:szCs w:val="20"/>
            <w:lang w:val="en-US"/>
          </w:rPr>
          <w:delText>a</w:delText>
        </w:r>
      </w:del>
      <w:r w:rsidR="007D3404">
        <w:rPr>
          <w:rFonts w:ascii="Arial" w:hAnsi="Arial" w:cs="Arial"/>
          <w:color w:val="000000" w:themeColor="text1"/>
          <w:sz w:val="20"/>
          <w:szCs w:val="20"/>
          <w:lang w:val="en-US"/>
        </w:rPr>
        <w:t>ll other changes are indicated in the answers below and highlighted in red in the main text.</w:t>
      </w:r>
      <w:commentRangeStart w:id="13"/>
      <w:commentRangeStart w:id="14"/>
      <w:r w:rsidR="00984622">
        <w:rPr>
          <w:rFonts w:ascii="Arial" w:hAnsi="Arial" w:cs="Arial"/>
          <w:color w:val="000000" w:themeColor="text1"/>
          <w:sz w:val="20"/>
          <w:szCs w:val="20"/>
          <w:lang w:val="en-US"/>
        </w:rPr>
        <w:t xml:space="preserve"> </w:t>
      </w:r>
      <w:commentRangeEnd w:id="13"/>
      <w:r w:rsidR="00D52EBE">
        <w:rPr>
          <w:rStyle w:val="CommentReference"/>
        </w:rPr>
        <w:commentReference w:id="13"/>
      </w:r>
      <w:commentRangeEnd w:id="14"/>
      <w:r w:rsidR="007661ED">
        <w:rPr>
          <w:rStyle w:val="CommentReference"/>
        </w:rPr>
        <w:commentReference w:id="14"/>
      </w:r>
    </w:p>
    <w:p w14:paraId="3EC32A6F" w14:textId="77777777" w:rsidR="00BB49DC" w:rsidRDefault="00BB49DC" w:rsidP="00AF36D5">
      <w:pPr>
        <w:pBdr>
          <w:top w:val="nil"/>
          <w:left w:val="nil"/>
          <w:bottom w:val="nil"/>
          <w:right w:val="nil"/>
          <w:between w:val="nil"/>
        </w:pBdr>
        <w:spacing w:line="360" w:lineRule="auto"/>
        <w:contextualSpacing/>
        <w:rPr>
          <w:rFonts w:ascii="Arial" w:hAnsi="Arial" w:cs="Arial"/>
          <w:color w:val="000000" w:themeColor="text1"/>
          <w:sz w:val="20"/>
          <w:szCs w:val="20"/>
          <w:lang w:val="en-US"/>
        </w:rPr>
      </w:pPr>
    </w:p>
    <w:p w14:paraId="234774B3" w14:textId="0F515B9E" w:rsidR="00CF6173" w:rsidRPr="00CF6173" w:rsidRDefault="00C45A4E" w:rsidP="00AF36D5">
      <w:pPr>
        <w:pBdr>
          <w:top w:val="nil"/>
          <w:left w:val="nil"/>
          <w:bottom w:val="nil"/>
          <w:right w:val="nil"/>
          <w:between w:val="nil"/>
        </w:pBdr>
        <w:spacing w:line="360" w:lineRule="auto"/>
        <w:contextualSpacing/>
        <w:rPr>
          <w:rFonts w:ascii="Arial" w:hAnsi="Arial" w:cs="Arial"/>
          <w:b/>
          <w:bCs/>
          <w:color w:val="000000" w:themeColor="text1"/>
          <w:sz w:val="20"/>
          <w:szCs w:val="20"/>
          <w:vertAlign w:val="superscript"/>
          <w:lang w:val="en-GB"/>
        </w:rPr>
      </w:pPr>
      <w:r>
        <w:rPr>
          <w:rFonts w:ascii="Arial" w:hAnsi="Arial" w:cs="Arial"/>
          <w:color w:val="000000" w:themeColor="text1"/>
          <w:sz w:val="20"/>
          <w:szCs w:val="20"/>
          <w:lang w:val="en-US"/>
        </w:rPr>
        <w:t xml:space="preserve">We </w:t>
      </w:r>
      <w:ins w:id="15" w:author="Shaman, Jeffrey L." w:date="2023-08-25T11:35:00Z">
        <w:r w:rsidR="00BB49DC">
          <w:rPr>
            <w:rFonts w:ascii="Arial" w:hAnsi="Arial" w:cs="Arial"/>
            <w:color w:val="000000" w:themeColor="text1"/>
            <w:sz w:val="20"/>
            <w:szCs w:val="20"/>
            <w:lang w:val="en-US"/>
          </w:rPr>
          <w:t xml:space="preserve">have </w:t>
        </w:r>
      </w:ins>
      <w:r>
        <w:rPr>
          <w:rFonts w:ascii="Arial" w:hAnsi="Arial" w:cs="Arial"/>
          <w:color w:val="000000" w:themeColor="text1"/>
          <w:sz w:val="20"/>
          <w:szCs w:val="20"/>
          <w:lang w:val="en-US"/>
        </w:rPr>
        <w:t xml:space="preserve">updated all </w:t>
      </w:r>
      <w:del w:id="16" w:author="Shaman, Jeffrey L." w:date="2023-08-25T11:36:00Z">
        <w:r w:rsidDel="00BB49DC">
          <w:rPr>
            <w:rFonts w:ascii="Arial" w:hAnsi="Arial" w:cs="Arial"/>
            <w:color w:val="000000" w:themeColor="text1"/>
            <w:sz w:val="20"/>
            <w:szCs w:val="20"/>
            <w:lang w:val="en-US"/>
          </w:rPr>
          <w:delText xml:space="preserve">the </w:delText>
        </w:r>
      </w:del>
      <w:r>
        <w:rPr>
          <w:rFonts w:ascii="Arial" w:hAnsi="Arial" w:cs="Arial"/>
          <w:color w:val="000000" w:themeColor="text1"/>
          <w:sz w:val="20"/>
          <w:szCs w:val="20"/>
          <w:lang w:val="en-US"/>
        </w:rPr>
        <w:t>figures, in both the Main text and SI, as the MME</w:t>
      </w:r>
      <w:r w:rsidR="00670801">
        <w:rPr>
          <w:rFonts w:ascii="Arial" w:hAnsi="Arial" w:cs="Arial"/>
          <w:color w:val="000000" w:themeColor="text1"/>
          <w:sz w:val="20"/>
          <w:szCs w:val="20"/>
          <w:lang w:val="en-US"/>
        </w:rPr>
        <w:t>s</w:t>
      </w:r>
      <w:r>
        <w:rPr>
          <w:rFonts w:ascii="Arial" w:hAnsi="Arial" w:cs="Arial"/>
          <w:color w:val="000000" w:themeColor="text1"/>
          <w:sz w:val="20"/>
          <w:szCs w:val="20"/>
          <w:lang w:val="en-US"/>
        </w:rPr>
        <w:t xml:space="preserve"> now </w:t>
      </w:r>
      <w:r w:rsidR="00BB62C0">
        <w:rPr>
          <w:rFonts w:ascii="Arial" w:hAnsi="Arial" w:cs="Arial"/>
          <w:color w:val="000000" w:themeColor="text1"/>
          <w:sz w:val="20"/>
          <w:szCs w:val="20"/>
          <w:lang w:val="en-US"/>
        </w:rPr>
        <w:t>include</w:t>
      </w:r>
      <w:r>
        <w:rPr>
          <w:rFonts w:ascii="Arial" w:hAnsi="Arial" w:cs="Arial"/>
          <w:color w:val="000000" w:themeColor="text1"/>
          <w:sz w:val="20"/>
          <w:szCs w:val="20"/>
          <w:lang w:val="en-US"/>
        </w:rPr>
        <w:t xml:space="preserve"> the SARIMA</w:t>
      </w:r>
      <w:r w:rsidR="003F6000">
        <w:rPr>
          <w:rFonts w:ascii="Arial" w:hAnsi="Arial" w:cs="Arial"/>
          <w:color w:val="000000" w:themeColor="text1"/>
          <w:sz w:val="20"/>
          <w:szCs w:val="20"/>
          <w:lang w:val="en-US"/>
        </w:rPr>
        <w:t>,</w:t>
      </w:r>
      <w:r>
        <w:rPr>
          <w:rFonts w:ascii="Arial" w:hAnsi="Arial" w:cs="Arial"/>
          <w:color w:val="000000" w:themeColor="text1"/>
          <w:sz w:val="20"/>
          <w:szCs w:val="20"/>
          <w:lang w:val="en-US"/>
        </w:rPr>
        <w:t xml:space="preserve"> and birth and death dynamics </w:t>
      </w:r>
      <w:r w:rsidR="00D52EBE">
        <w:rPr>
          <w:rFonts w:ascii="Arial" w:hAnsi="Arial" w:cs="Arial"/>
          <w:color w:val="000000" w:themeColor="text1"/>
          <w:sz w:val="20"/>
          <w:szCs w:val="20"/>
          <w:lang w:val="en-US"/>
        </w:rPr>
        <w:t xml:space="preserve">are now </w:t>
      </w:r>
      <w:r>
        <w:rPr>
          <w:rFonts w:ascii="Arial" w:hAnsi="Arial" w:cs="Arial"/>
          <w:color w:val="000000" w:themeColor="text1"/>
          <w:sz w:val="20"/>
          <w:szCs w:val="20"/>
          <w:lang w:val="en-US"/>
        </w:rPr>
        <w:t>included.</w:t>
      </w:r>
    </w:p>
    <w:p w14:paraId="58822CFD" w14:textId="77777777" w:rsidR="00CF6173" w:rsidRPr="00AF36D5" w:rsidRDefault="00CF6173" w:rsidP="00AF36D5">
      <w:pPr>
        <w:pBdr>
          <w:top w:val="nil"/>
          <w:left w:val="nil"/>
          <w:bottom w:val="nil"/>
          <w:right w:val="nil"/>
          <w:between w:val="nil"/>
        </w:pBdr>
        <w:spacing w:line="360" w:lineRule="auto"/>
        <w:contextualSpacing/>
        <w:rPr>
          <w:rFonts w:ascii="Arial" w:hAnsi="Arial" w:cs="Arial"/>
          <w:b/>
          <w:bCs/>
          <w:color w:val="000000"/>
          <w:sz w:val="20"/>
          <w:szCs w:val="20"/>
          <w:vertAlign w:val="superscript"/>
          <w:lang w:val="en-GB"/>
        </w:rPr>
      </w:pPr>
    </w:p>
    <w:p w14:paraId="415CE9ED" w14:textId="6100100F" w:rsidR="002C00F7" w:rsidRDefault="000744B4" w:rsidP="009874C3">
      <w:pPr>
        <w:keepNext/>
        <w:pBdr>
          <w:top w:val="nil"/>
          <w:left w:val="nil"/>
          <w:bottom w:val="nil"/>
          <w:right w:val="nil"/>
          <w:between w:val="nil"/>
        </w:pBdr>
        <w:spacing w:before="240" w:after="60" w:line="360" w:lineRule="auto"/>
        <w:contextualSpacing/>
        <w:rPr>
          <w:rFonts w:ascii="ArialMT" w:hAnsi="ArialMT"/>
          <w:color w:val="000000" w:themeColor="text1"/>
          <w:sz w:val="20"/>
          <w:szCs w:val="20"/>
          <w:lang w:val="en-US"/>
        </w:rPr>
      </w:pPr>
      <w:r>
        <w:rPr>
          <w:rFonts w:ascii="Arial" w:hAnsi="Arial" w:cs="Arial"/>
          <w:b/>
          <w:color w:val="000000"/>
          <w:sz w:val="20"/>
          <w:szCs w:val="20"/>
          <w:lang w:val="en-US"/>
        </w:rPr>
        <w:t>Reviewer 1.</w:t>
      </w:r>
      <w:r w:rsidR="00EF692C">
        <w:rPr>
          <w:rFonts w:ascii="Arial" w:hAnsi="Arial" w:cs="Arial"/>
          <w:b/>
          <w:color w:val="000000"/>
          <w:sz w:val="20"/>
          <w:szCs w:val="20"/>
          <w:lang w:val="en-US"/>
        </w:rPr>
        <w:br/>
      </w:r>
      <w:r w:rsidRPr="002074AC">
        <w:rPr>
          <w:rFonts w:ascii="Arial" w:hAnsi="Arial" w:cs="Arial"/>
          <w:i/>
          <w:iCs/>
          <w:color w:val="808080" w:themeColor="background1" w:themeShade="80"/>
          <w:sz w:val="20"/>
          <w:szCs w:val="20"/>
          <w:lang w:val="en-US"/>
        </w:rPr>
        <w:t>Overview</w:t>
      </w:r>
      <w:r w:rsidR="00D32F2A" w:rsidRPr="00D32F2A">
        <w:rPr>
          <w:i/>
          <w:iCs/>
          <w:color w:val="000000" w:themeColor="text1"/>
          <w:sz w:val="20"/>
          <w:szCs w:val="20"/>
          <w:lang w:val="en-US"/>
        </w:rPr>
        <w:br/>
      </w:r>
      <w:r w:rsidRPr="00D32F2A">
        <w:rPr>
          <w:rFonts w:ascii="ArialMT" w:hAnsi="ArialMT"/>
          <w:color w:val="000000" w:themeColor="text1"/>
          <w:sz w:val="20"/>
          <w:szCs w:val="20"/>
        </w:rPr>
        <w:t>The authors have developed a novel set of models for simulating and forecasting the spread of invasive meningococcal disease (IMD) in the United States. Their study demonstrates the successful integration of mechanistic (process-based) models and Bayesian inference methods in a model-inference system, which effectively captures IMD dynamics over the past 14 years and provides reliable forecasts of future disease outcomes. While similar model-inference systems have been utilized for parameter estimation, evaluation of counterfactual interventions, and forecasting various diseases such as influenza, SARS-CoV-2, West Nile Virus, malaria and dengue, this is the first instance where such methods have been developed specifically for IMD. The analysis serves as a crucial validation and assessment of the IMD model's performance, which will be essential for future investigations on the impact of the SARS-CoV-2 pandemic and vaccinations on IMD incidence. Although the results presented are valuable, there are several areas of weakness that need to be addressed before the manuscript is suitable for publication</w:t>
      </w:r>
      <w:r w:rsidR="00EF692C">
        <w:rPr>
          <w:rFonts w:ascii="ArialMT" w:hAnsi="ArialMT"/>
          <w:color w:val="000000" w:themeColor="text1"/>
          <w:sz w:val="20"/>
          <w:szCs w:val="20"/>
          <w:lang w:val="en-US"/>
        </w:rPr>
        <w:t>.</w:t>
      </w:r>
    </w:p>
    <w:p w14:paraId="134DDAB6" w14:textId="77777777" w:rsidR="00D80CF1" w:rsidRDefault="00D80CF1" w:rsidP="009874C3">
      <w:pPr>
        <w:keepNext/>
        <w:pBdr>
          <w:top w:val="nil"/>
          <w:left w:val="nil"/>
          <w:bottom w:val="nil"/>
          <w:right w:val="nil"/>
          <w:between w:val="nil"/>
        </w:pBdr>
        <w:spacing w:before="240" w:after="60" w:line="360" w:lineRule="auto"/>
        <w:contextualSpacing/>
        <w:rPr>
          <w:rFonts w:ascii="ArialMT" w:hAnsi="ArialMT"/>
          <w:color w:val="000000" w:themeColor="text1"/>
          <w:sz w:val="20"/>
          <w:szCs w:val="20"/>
          <w:lang w:val="en-US"/>
        </w:rPr>
      </w:pPr>
    </w:p>
    <w:p w14:paraId="4219F6B8" w14:textId="2FBB7432" w:rsidR="009C5688" w:rsidRPr="002074AC" w:rsidRDefault="0025027C" w:rsidP="009874C3">
      <w:pPr>
        <w:spacing w:line="360" w:lineRule="auto"/>
        <w:rPr>
          <w:rFonts w:ascii="Arial" w:hAnsi="Arial" w:cs="Arial"/>
          <w:i/>
          <w:iCs/>
          <w:color w:val="808080" w:themeColor="background1" w:themeShade="80"/>
          <w:sz w:val="20"/>
          <w:szCs w:val="20"/>
          <w:lang w:val="en-US"/>
        </w:rPr>
      </w:pPr>
      <w:r w:rsidRPr="002074AC">
        <w:rPr>
          <w:rFonts w:ascii="Arial" w:hAnsi="Arial" w:cs="Arial"/>
          <w:i/>
          <w:iCs/>
          <w:color w:val="808080" w:themeColor="background1" w:themeShade="80"/>
          <w:sz w:val="20"/>
          <w:szCs w:val="20"/>
          <w:lang w:val="en-US"/>
        </w:rPr>
        <w:t xml:space="preserve">Missing demography </w:t>
      </w:r>
      <w:r w:rsidR="00A226C2" w:rsidRPr="002074AC">
        <w:rPr>
          <w:rFonts w:ascii="Arial" w:hAnsi="Arial" w:cs="Arial"/>
          <w:i/>
          <w:iCs/>
          <w:color w:val="808080" w:themeColor="background1" w:themeShade="80"/>
          <w:sz w:val="20"/>
          <w:szCs w:val="20"/>
          <w:lang w:val="en-US"/>
        </w:rPr>
        <w:t>in process-based models?</w:t>
      </w:r>
      <w:r w:rsidR="009E5D76">
        <w:rPr>
          <w:rFonts w:ascii="Arial" w:hAnsi="Arial" w:cs="Arial"/>
          <w:i/>
          <w:iCs/>
          <w:color w:val="808080" w:themeColor="background1" w:themeShade="80"/>
          <w:sz w:val="20"/>
          <w:szCs w:val="20"/>
          <w:lang w:val="en-US"/>
        </w:rPr>
        <w:t xml:space="preserve"> </w:t>
      </w:r>
      <w:del w:id="17" w:author="Shaman, Jeffrey L." w:date="2023-08-25T11:36:00Z">
        <w:r w:rsidR="009E5D76" w:rsidDel="00BB49DC">
          <w:rPr>
            <w:rFonts w:ascii="Arial" w:hAnsi="Arial" w:cs="Arial"/>
            <w:i/>
            <w:iCs/>
            <w:color w:val="FF0000"/>
            <w:sz w:val="20"/>
            <w:szCs w:val="20"/>
            <w:lang w:val="en-US"/>
          </w:rPr>
          <w:delText>DONE</w:delText>
        </w:r>
      </w:del>
    </w:p>
    <w:p w14:paraId="6BFBD510" w14:textId="2669C0E6" w:rsidR="00A226C2" w:rsidRDefault="00A226C2" w:rsidP="009874C3">
      <w:pPr>
        <w:spacing w:line="360" w:lineRule="auto"/>
        <w:rPr>
          <w:rFonts w:ascii="Arial" w:hAnsi="Arial" w:cs="Arial"/>
          <w:bCs/>
          <w:color w:val="000000"/>
          <w:sz w:val="20"/>
          <w:szCs w:val="20"/>
          <w:lang w:val="en-US"/>
        </w:rPr>
      </w:pPr>
      <w:r w:rsidRPr="00F84644">
        <w:rPr>
          <w:rFonts w:ascii="Arial" w:hAnsi="Arial" w:cs="Arial"/>
          <w:bCs/>
          <w:color w:val="000000"/>
          <w:sz w:val="20"/>
          <w:szCs w:val="20"/>
          <w:lang w:val="en-US"/>
        </w:rPr>
        <w:t xml:space="preserve">The authors have employed a process-based stochastic model to simulate the transmission of invasive meningococcal disease (IMD) in the United States and forecast its incidence. However, a significant assumption underlying these models, which remains unstated, is the exclusion of demographic processes (i.e., birth and deaths) during the study period. Considering that IMD is an endemic disease with a high fatality rate (10-15%), overlooking demographic rates in the model appears to be a substantial omission. It would be beneficial for the authors to provide insights into </w:t>
      </w:r>
      <w:r w:rsidRPr="00F84644">
        <w:rPr>
          <w:rFonts w:ascii="Arial" w:hAnsi="Arial" w:cs="Arial"/>
          <w:bCs/>
          <w:color w:val="000000"/>
          <w:sz w:val="20"/>
          <w:szCs w:val="20"/>
          <w:lang w:val="en-US"/>
        </w:rPr>
        <w:lastRenderedPageBreak/>
        <w:t xml:space="preserve">why birth and death rates have been excluded from their model. Moreover, since the size of the population at risk for IMD in the United States varies annually throughout the 15-year study period, the authors should consider addressing this by discussing the population dynamics and its potential influence on the seasonal transmission of IMD. </w:t>
      </w:r>
    </w:p>
    <w:p w14:paraId="3ECDDDEC" w14:textId="77777777" w:rsidR="00D80CF1" w:rsidRDefault="00D80CF1" w:rsidP="009874C3">
      <w:pPr>
        <w:spacing w:line="360" w:lineRule="auto"/>
        <w:rPr>
          <w:rFonts w:ascii="Arial" w:hAnsi="Arial" w:cs="Arial"/>
          <w:bCs/>
          <w:color w:val="000000"/>
          <w:sz w:val="20"/>
          <w:szCs w:val="20"/>
          <w:lang w:val="en-US"/>
        </w:rPr>
      </w:pPr>
    </w:p>
    <w:p w14:paraId="459ECD56" w14:textId="32A7FAF6" w:rsidR="002E5BA1" w:rsidRDefault="00D80CF1" w:rsidP="0011008F">
      <w:pPr>
        <w:spacing w:line="360" w:lineRule="auto"/>
        <w:rPr>
          <w:rFonts w:ascii="Arial" w:hAnsi="Arial" w:cs="Arial"/>
          <w:color w:val="000000" w:themeColor="text1"/>
          <w:sz w:val="20"/>
          <w:szCs w:val="20"/>
          <w:lang w:val="en-US"/>
        </w:rPr>
      </w:pPr>
      <w:r w:rsidRPr="00D80CF1">
        <w:rPr>
          <w:rFonts w:ascii="Arial" w:hAnsi="Arial" w:cs="Arial"/>
          <w:i/>
          <w:iCs/>
          <w:color w:val="FF0000"/>
          <w:sz w:val="20"/>
          <w:szCs w:val="20"/>
          <w:lang w:val="en-US"/>
        </w:rPr>
        <w:t xml:space="preserve">Answer: </w:t>
      </w:r>
      <w:r w:rsidR="00D52EBE">
        <w:rPr>
          <w:rFonts w:ascii="Arial" w:hAnsi="Arial" w:cs="Arial"/>
          <w:color w:val="000000" w:themeColor="text1"/>
          <w:sz w:val="20"/>
          <w:szCs w:val="20"/>
          <w:lang w:val="en-US"/>
        </w:rPr>
        <w:t xml:space="preserve">We thank the reviewer for suggesting </w:t>
      </w:r>
      <w:r w:rsidR="00C822EE">
        <w:rPr>
          <w:rFonts w:ascii="Arial" w:hAnsi="Arial" w:cs="Arial"/>
          <w:color w:val="000000" w:themeColor="text1"/>
          <w:sz w:val="20"/>
          <w:szCs w:val="20"/>
          <w:lang w:val="en-US"/>
        </w:rPr>
        <w:t xml:space="preserve">the </w:t>
      </w:r>
      <w:r w:rsidR="00D52EBE">
        <w:rPr>
          <w:rFonts w:ascii="Arial" w:hAnsi="Arial" w:cs="Arial"/>
          <w:color w:val="000000" w:themeColor="text1"/>
          <w:sz w:val="20"/>
          <w:szCs w:val="20"/>
          <w:lang w:val="en-US"/>
        </w:rPr>
        <w:t>inclu</w:t>
      </w:r>
      <w:r w:rsidR="00C822EE">
        <w:rPr>
          <w:rFonts w:ascii="Arial" w:hAnsi="Arial" w:cs="Arial"/>
          <w:color w:val="000000" w:themeColor="text1"/>
          <w:sz w:val="20"/>
          <w:szCs w:val="20"/>
          <w:lang w:val="en-US"/>
        </w:rPr>
        <w:t>sion of</w:t>
      </w:r>
      <w:r w:rsidR="00D52EBE">
        <w:rPr>
          <w:rFonts w:ascii="Arial" w:hAnsi="Arial" w:cs="Arial"/>
          <w:color w:val="000000" w:themeColor="text1"/>
          <w:sz w:val="20"/>
          <w:szCs w:val="20"/>
          <w:lang w:val="en-US"/>
        </w:rPr>
        <w:t xml:space="preserve"> </w:t>
      </w:r>
      <w:r w:rsidR="004B4604" w:rsidRPr="004B4604">
        <w:rPr>
          <w:rFonts w:ascii="Arial" w:hAnsi="Arial" w:cs="Arial"/>
          <w:color w:val="000000" w:themeColor="text1"/>
          <w:sz w:val="20"/>
          <w:szCs w:val="20"/>
          <w:lang w:val="en-US"/>
        </w:rPr>
        <w:t xml:space="preserve">population dynamics. We </w:t>
      </w:r>
      <w:r w:rsidR="00D52EBE">
        <w:rPr>
          <w:rFonts w:ascii="Arial" w:hAnsi="Arial" w:cs="Arial"/>
          <w:color w:val="000000" w:themeColor="text1"/>
          <w:sz w:val="20"/>
          <w:szCs w:val="20"/>
          <w:lang w:val="en-US"/>
        </w:rPr>
        <w:t xml:space="preserve">now </w:t>
      </w:r>
      <w:r w:rsidR="004B4604" w:rsidRPr="004B4604">
        <w:rPr>
          <w:rFonts w:ascii="Arial" w:hAnsi="Arial" w:cs="Arial"/>
          <w:color w:val="000000" w:themeColor="text1"/>
          <w:sz w:val="20"/>
          <w:szCs w:val="20"/>
          <w:lang w:val="en-US"/>
        </w:rPr>
        <w:t>include</w:t>
      </w:r>
      <w:r w:rsidR="00D52EBE">
        <w:rPr>
          <w:rFonts w:ascii="Arial" w:hAnsi="Arial" w:cs="Arial"/>
          <w:color w:val="000000" w:themeColor="text1"/>
          <w:sz w:val="20"/>
          <w:szCs w:val="20"/>
          <w:lang w:val="en-US"/>
        </w:rPr>
        <w:t xml:space="preserve"> </w:t>
      </w:r>
      <w:r w:rsidR="004B4604" w:rsidRPr="004B4604">
        <w:rPr>
          <w:rFonts w:ascii="Arial" w:hAnsi="Arial" w:cs="Arial"/>
          <w:color w:val="000000" w:themeColor="text1"/>
          <w:sz w:val="20"/>
          <w:szCs w:val="20"/>
          <w:lang w:val="en-US"/>
        </w:rPr>
        <w:t>birth and death rates in the model. We assume all individuals are born susceptible to acquiring the bacteri</w:t>
      </w:r>
      <w:ins w:id="18" w:author="Shaman, Jeffrey L." w:date="2023-08-25T11:37:00Z">
        <w:r w:rsidR="00BB49DC">
          <w:rPr>
            <w:rFonts w:ascii="Arial" w:hAnsi="Arial" w:cs="Arial"/>
            <w:color w:val="000000" w:themeColor="text1"/>
            <w:sz w:val="20"/>
            <w:szCs w:val="20"/>
            <w:lang w:val="en-US"/>
          </w:rPr>
          <w:t>um</w:t>
        </w:r>
      </w:ins>
      <w:del w:id="19" w:author="Shaman, Jeffrey L." w:date="2023-08-25T11:37:00Z">
        <w:r w:rsidR="004B4604" w:rsidRPr="004B4604" w:rsidDel="00BB49DC">
          <w:rPr>
            <w:rFonts w:ascii="Arial" w:hAnsi="Arial" w:cs="Arial"/>
            <w:color w:val="000000" w:themeColor="text1"/>
            <w:sz w:val="20"/>
            <w:szCs w:val="20"/>
            <w:lang w:val="en-US"/>
          </w:rPr>
          <w:delText>a</w:delText>
        </w:r>
      </w:del>
      <w:r w:rsidR="004B4604" w:rsidRPr="004B4604">
        <w:rPr>
          <w:rFonts w:ascii="Arial" w:hAnsi="Arial" w:cs="Arial"/>
          <w:color w:val="000000" w:themeColor="text1"/>
          <w:sz w:val="20"/>
          <w:szCs w:val="20"/>
          <w:lang w:val="en-US"/>
        </w:rPr>
        <w:t>. We</w:t>
      </w:r>
      <w:r w:rsidR="00A82C23">
        <w:rPr>
          <w:rFonts w:ascii="Arial" w:hAnsi="Arial" w:cs="Arial"/>
          <w:color w:val="000000" w:themeColor="text1"/>
          <w:sz w:val="20"/>
          <w:szCs w:val="20"/>
          <w:lang w:val="en-US"/>
        </w:rPr>
        <w:t>,</w:t>
      </w:r>
      <w:r w:rsidR="004B4604" w:rsidRPr="004B4604">
        <w:rPr>
          <w:rFonts w:ascii="Arial" w:hAnsi="Arial" w:cs="Arial"/>
          <w:color w:val="000000" w:themeColor="text1"/>
          <w:sz w:val="20"/>
          <w:szCs w:val="20"/>
          <w:lang w:val="en-US"/>
        </w:rPr>
        <w:t xml:space="preserve"> therefore</w:t>
      </w:r>
      <w:r w:rsidR="00255EEE">
        <w:rPr>
          <w:rFonts w:ascii="Arial" w:hAnsi="Arial" w:cs="Arial"/>
          <w:color w:val="000000" w:themeColor="text1"/>
          <w:sz w:val="20"/>
          <w:szCs w:val="20"/>
          <w:lang w:val="en-US"/>
        </w:rPr>
        <w:t>,</w:t>
      </w:r>
      <w:r w:rsidR="004B4604" w:rsidRPr="004B4604">
        <w:rPr>
          <w:rFonts w:ascii="Arial" w:hAnsi="Arial" w:cs="Arial"/>
          <w:color w:val="000000" w:themeColor="text1"/>
          <w:sz w:val="20"/>
          <w:szCs w:val="20"/>
          <w:lang w:val="en-US"/>
        </w:rPr>
        <w:t xml:space="preserve"> model births</w:t>
      </w:r>
      <w:r w:rsidR="00CF2060">
        <w:rPr>
          <w:rFonts w:ascii="Arial" w:hAnsi="Arial" w:cs="Arial"/>
          <w:color w:val="000000" w:themeColor="text1"/>
          <w:sz w:val="20"/>
          <w:szCs w:val="20"/>
          <w:lang w:val="en-US"/>
        </w:rPr>
        <w:t xml:space="preserve"> as </w:t>
      </w:r>
      <m:oMath>
        <m:r>
          <w:rPr>
            <w:rFonts w:ascii="Cambria Math" w:hAnsi="Cambria Math" w:cs="Arial"/>
            <w:color w:val="000000" w:themeColor="text1"/>
            <w:sz w:val="20"/>
            <w:szCs w:val="20"/>
            <w:lang w:val="en-US"/>
          </w:rPr>
          <m:t>b~Binom(N, 1-exp(-μ))</m:t>
        </m:r>
      </m:oMath>
      <w:r w:rsidR="004B4604" w:rsidRPr="004B4604">
        <w:rPr>
          <w:rFonts w:ascii="Arial" w:hAnsi="Arial" w:cs="Arial"/>
          <w:color w:val="000000" w:themeColor="text1"/>
          <w:sz w:val="20"/>
          <w:szCs w:val="20"/>
          <w:lang w:val="en-US"/>
        </w:rPr>
        <w:t xml:space="preserve">, and deaths </w:t>
      </w:r>
      <m:oMath>
        <m:sSub>
          <m:sSubPr>
            <m:ctrlPr>
              <w:rPr>
                <w:rFonts w:ascii="Cambria Math" w:hAnsi="Cambria Math" w:cs="Arial"/>
                <w:i/>
                <w:color w:val="000000" w:themeColor="text1"/>
                <w:sz w:val="20"/>
                <w:szCs w:val="20"/>
                <w:lang w:val="en-US"/>
              </w:rPr>
            </m:ctrlPr>
          </m:sSubPr>
          <m:e>
            <m:r>
              <w:rPr>
                <w:rFonts w:ascii="Cambria Math" w:hAnsi="Cambria Math" w:cs="Arial"/>
                <w:color w:val="000000" w:themeColor="text1"/>
                <w:sz w:val="20"/>
                <w:szCs w:val="20"/>
                <w:lang w:val="en-US"/>
              </w:rPr>
              <m:t>d</m:t>
            </m:r>
          </m:e>
          <m:sub>
            <m:r>
              <w:rPr>
                <w:rFonts w:ascii="Cambria Math" w:hAnsi="Cambria Math" w:cs="Arial"/>
                <w:color w:val="000000" w:themeColor="text1"/>
                <w:sz w:val="20"/>
                <w:szCs w:val="20"/>
                <w:lang w:val="en-US"/>
              </w:rPr>
              <m:t>x</m:t>
            </m:r>
          </m:sub>
        </m:sSub>
      </m:oMath>
      <w:r w:rsidR="004B4604" w:rsidRPr="004B4604">
        <w:rPr>
          <w:rFonts w:ascii="Arial" w:hAnsi="Arial" w:cs="Arial"/>
          <w:color w:val="000000" w:themeColor="text1"/>
          <w:sz w:val="20"/>
          <w:szCs w:val="20"/>
          <w:lang w:val="en-US"/>
        </w:rPr>
        <w:t xml:space="preserve"> in each compartment </w:t>
      </w:r>
      <m:oMath>
        <m:r>
          <w:rPr>
            <w:rFonts w:ascii="Cambria Math" w:hAnsi="Cambria Math" w:cs="Arial"/>
            <w:color w:val="000000" w:themeColor="text1"/>
            <w:sz w:val="20"/>
            <w:szCs w:val="20"/>
            <w:lang w:val="en-US"/>
          </w:rPr>
          <m:t>X</m:t>
        </m:r>
      </m:oMath>
      <w:r w:rsidR="004B4604" w:rsidRPr="004B4604">
        <w:rPr>
          <w:rFonts w:ascii="Arial" w:hAnsi="Arial" w:cs="Arial"/>
          <w:color w:val="000000" w:themeColor="text1"/>
          <w:sz w:val="20"/>
          <w:szCs w:val="20"/>
          <w:lang w:val="en-US"/>
        </w:rPr>
        <w:t xml:space="preserve"> as </w:t>
      </w:r>
      <m:oMath>
        <m:sSub>
          <m:sSubPr>
            <m:ctrlPr>
              <w:rPr>
                <w:rFonts w:ascii="Cambria Math" w:hAnsi="Cambria Math" w:cs="Arial"/>
                <w:i/>
                <w:color w:val="000000" w:themeColor="text1"/>
                <w:sz w:val="20"/>
                <w:szCs w:val="20"/>
                <w:lang w:val="en-US"/>
              </w:rPr>
            </m:ctrlPr>
          </m:sSubPr>
          <m:e>
            <m:r>
              <w:rPr>
                <w:rFonts w:ascii="Cambria Math" w:hAnsi="Cambria Math" w:cs="Arial"/>
                <w:color w:val="000000" w:themeColor="text1"/>
                <w:sz w:val="20"/>
                <w:szCs w:val="20"/>
                <w:lang w:val="en-US"/>
              </w:rPr>
              <m:t>d</m:t>
            </m:r>
          </m:e>
          <m:sub>
            <m:r>
              <w:rPr>
                <w:rFonts w:ascii="Cambria Math" w:hAnsi="Cambria Math" w:cs="Arial"/>
                <w:color w:val="000000" w:themeColor="text1"/>
                <w:sz w:val="20"/>
                <w:szCs w:val="20"/>
                <w:lang w:val="en-US"/>
              </w:rPr>
              <m:t>x</m:t>
            </m:r>
          </m:sub>
        </m:sSub>
        <m:r>
          <w:rPr>
            <w:rFonts w:ascii="Cambria Math" w:hAnsi="Cambria Math" w:cs="Arial"/>
            <w:color w:val="000000" w:themeColor="text1"/>
            <w:sz w:val="20"/>
            <w:szCs w:val="20"/>
            <w:lang w:val="en-US"/>
          </w:rPr>
          <m:t>~Binom(X, 1-exp(-μ))</m:t>
        </m:r>
      </m:oMath>
      <w:r w:rsidR="004B4604" w:rsidRPr="004B4604">
        <w:rPr>
          <w:rFonts w:ascii="Arial" w:hAnsi="Arial" w:cs="Arial"/>
          <w:color w:val="000000" w:themeColor="text1"/>
          <w:sz w:val="20"/>
          <w:szCs w:val="20"/>
          <w:lang w:val="en-US"/>
        </w:rPr>
        <w:t xml:space="preserve">, where </w:t>
      </w:r>
      <m:oMath>
        <m:r>
          <w:rPr>
            <w:rFonts w:ascii="Cambria Math" w:hAnsi="Cambria Math" w:cs="Arial"/>
            <w:color w:val="000000" w:themeColor="text1"/>
            <w:sz w:val="20"/>
            <w:szCs w:val="20"/>
            <w:lang w:val="en-US"/>
          </w:rPr>
          <m:t>μ</m:t>
        </m:r>
      </m:oMath>
      <w:r w:rsidR="004B4604" w:rsidRPr="004B4604">
        <w:rPr>
          <w:rFonts w:ascii="Arial" w:hAnsi="Arial" w:cs="Arial"/>
          <w:color w:val="000000" w:themeColor="text1"/>
          <w:sz w:val="20"/>
          <w:szCs w:val="20"/>
          <w:lang w:val="en-US"/>
        </w:rPr>
        <w:t xml:space="preserve"> is the birth/death rate. </w:t>
      </w:r>
      <w:r w:rsidR="005D4522">
        <w:rPr>
          <w:rFonts w:ascii="Arial" w:hAnsi="Arial" w:cs="Arial"/>
          <w:color w:val="000000" w:themeColor="text1"/>
          <w:sz w:val="20"/>
          <w:szCs w:val="20"/>
          <w:lang w:val="en-US"/>
        </w:rPr>
        <w:t>W</w:t>
      </w:r>
      <w:r w:rsidR="005D4522" w:rsidRPr="005D4522">
        <w:rPr>
          <w:rFonts w:ascii="Arial" w:hAnsi="Arial" w:cs="Arial"/>
          <w:color w:val="000000" w:themeColor="text1"/>
          <w:sz w:val="20"/>
          <w:szCs w:val="20"/>
          <w:lang w:val="en-US"/>
        </w:rPr>
        <w:t xml:space="preserve">e disregarded additional mortality due to IMD due to </w:t>
      </w:r>
      <w:del w:id="20" w:author="Shaman, Jeffrey L." w:date="2023-08-25T11:38:00Z">
        <w:r w:rsidR="005D4522" w:rsidRPr="005D4522" w:rsidDel="00BB49DC">
          <w:rPr>
            <w:rFonts w:ascii="Arial" w:hAnsi="Arial" w:cs="Arial"/>
            <w:color w:val="000000" w:themeColor="text1"/>
            <w:sz w:val="20"/>
            <w:szCs w:val="20"/>
            <w:lang w:val="en-US"/>
          </w:rPr>
          <w:delText xml:space="preserve">the </w:delText>
        </w:r>
      </w:del>
      <w:ins w:id="21" w:author="Shaman, Jeffrey L." w:date="2023-08-25T11:38:00Z">
        <w:r w:rsidR="00BB49DC">
          <w:rPr>
            <w:rFonts w:ascii="Arial" w:hAnsi="Arial" w:cs="Arial"/>
            <w:color w:val="000000" w:themeColor="text1"/>
            <w:sz w:val="20"/>
            <w:szCs w:val="20"/>
            <w:lang w:val="en-US"/>
          </w:rPr>
          <w:t>its</w:t>
        </w:r>
        <w:r w:rsidR="00BB49DC" w:rsidRPr="005D4522">
          <w:rPr>
            <w:rFonts w:ascii="Arial" w:hAnsi="Arial" w:cs="Arial"/>
            <w:color w:val="000000" w:themeColor="text1"/>
            <w:sz w:val="20"/>
            <w:szCs w:val="20"/>
            <w:lang w:val="en-US"/>
          </w:rPr>
          <w:t xml:space="preserve"> </w:t>
        </w:r>
      </w:ins>
      <w:r w:rsidR="005D4522" w:rsidRPr="005D4522">
        <w:rPr>
          <w:rFonts w:ascii="Arial" w:hAnsi="Arial" w:cs="Arial"/>
          <w:color w:val="000000" w:themeColor="text1"/>
          <w:sz w:val="20"/>
          <w:szCs w:val="20"/>
          <w:lang w:val="en-US"/>
        </w:rPr>
        <w:t xml:space="preserve">negligible impact on </w:t>
      </w:r>
      <w:del w:id="22" w:author="Shaman, Jeffrey L." w:date="2023-08-25T11:38:00Z">
        <w:r w:rsidR="005D4522" w:rsidRPr="005D4522" w:rsidDel="00BB49DC">
          <w:rPr>
            <w:rFonts w:ascii="Arial" w:hAnsi="Arial" w:cs="Arial"/>
            <w:color w:val="000000" w:themeColor="text1"/>
            <w:sz w:val="20"/>
            <w:szCs w:val="20"/>
            <w:lang w:val="en-US"/>
          </w:rPr>
          <w:delText xml:space="preserve">the </w:delText>
        </w:r>
      </w:del>
      <w:r w:rsidR="005D4522" w:rsidRPr="005D4522">
        <w:rPr>
          <w:rFonts w:ascii="Arial" w:hAnsi="Arial" w:cs="Arial"/>
          <w:color w:val="000000" w:themeColor="text1"/>
          <w:sz w:val="20"/>
          <w:szCs w:val="20"/>
          <w:lang w:val="en-US"/>
        </w:rPr>
        <w:t>model dynamics</w:t>
      </w:r>
      <w:r w:rsidR="005D4522">
        <w:rPr>
          <w:rFonts w:ascii="Arial" w:hAnsi="Arial" w:cs="Arial"/>
          <w:color w:val="000000" w:themeColor="text1"/>
          <w:sz w:val="20"/>
          <w:szCs w:val="20"/>
          <w:lang w:val="en-US"/>
        </w:rPr>
        <w:t xml:space="preserve">. </w:t>
      </w:r>
      <w:del w:id="23" w:author="Shaman, Jeffrey L." w:date="2023-08-25T11:38:00Z">
        <w:r w:rsidR="004B4604" w:rsidRPr="004B4604" w:rsidDel="00BB49DC">
          <w:rPr>
            <w:rFonts w:ascii="Arial" w:hAnsi="Arial" w:cs="Arial"/>
            <w:color w:val="000000" w:themeColor="text1"/>
            <w:sz w:val="20"/>
            <w:szCs w:val="20"/>
            <w:lang w:val="en-US"/>
          </w:rPr>
          <w:delText xml:space="preserve">We </w:delText>
        </w:r>
      </w:del>
      <w:ins w:id="24" w:author="Shaman, Jeffrey L." w:date="2023-08-25T11:38:00Z">
        <w:r w:rsidR="00BB49DC">
          <w:rPr>
            <w:rFonts w:ascii="Arial" w:hAnsi="Arial" w:cs="Arial"/>
            <w:color w:val="000000" w:themeColor="text1"/>
            <w:sz w:val="20"/>
            <w:szCs w:val="20"/>
            <w:lang w:val="en-US"/>
          </w:rPr>
          <w:t>The new model version</w:t>
        </w:r>
        <w:r w:rsidR="00BB49DC" w:rsidRPr="004B4604">
          <w:rPr>
            <w:rFonts w:ascii="Arial" w:hAnsi="Arial" w:cs="Arial"/>
            <w:color w:val="000000" w:themeColor="text1"/>
            <w:sz w:val="20"/>
            <w:szCs w:val="20"/>
            <w:lang w:val="en-US"/>
          </w:rPr>
          <w:t xml:space="preserve"> </w:t>
        </w:r>
      </w:ins>
      <w:r w:rsidR="004B4604" w:rsidRPr="004B4604">
        <w:rPr>
          <w:rFonts w:ascii="Arial" w:hAnsi="Arial" w:cs="Arial"/>
          <w:color w:val="000000" w:themeColor="text1"/>
          <w:sz w:val="20"/>
          <w:szCs w:val="20"/>
          <w:lang w:val="en-US"/>
        </w:rPr>
        <w:t xml:space="preserve">produced </w:t>
      </w:r>
      <w:del w:id="25" w:author="Shaman, Jeffrey L." w:date="2023-08-25T11:40:00Z">
        <w:r w:rsidR="004B4604" w:rsidRPr="004B4604" w:rsidDel="00BB49DC">
          <w:rPr>
            <w:rFonts w:ascii="Arial" w:hAnsi="Arial" w:cs="Arial"/>
            <w:color w:val="000000" w:themeColor="text1"/>
            <w:sz w:val="20"/>
            <w:szCs w:val="20"/>
            <w:lang w:val="en-US"/>
          </w:rPr>
          <w:delText>the same</w:delText>
        </w:r>
      </w:del>
      <w:ins w:id="26" w:author="Shaman, Jeffrey L." w:date="2023-08-25T11:40:00Z">
        <w:r w:rsidR="00BB49DC">
          <w:rPr>
            <w:rFonts w:ascii="Arial" w:hAnsi="Arial" w:cs="Arial"/>
            <w:color w:val="000000" w:themeColor="text1"/>
            <w:sz w:val="20"/>
            <w:szCs w:val="20"/>
            <w:lang w:val="en-US"/>
          </w:rPr>
          <w:t>highly similar</w:t>
        </w:r>
      </w:ins>
      <w:r w:rsidR="004B4604" w:rsidRPr="004B4604">
        <w:rPr>
          <w:rFonts w:ascii="Arial" w:hAnsi="Arial" w:cs="Arial"/>
          <w:color w:val="000000" w:themeColor="text1"/>
          <w:sz w:val="20"/>
          <w:szCs w:val="20"/>
          <w:lang w:val="en-US"/>
        </w:rPr>
        <w:t xml:space="preserve"> inferences as presented with the previous </w:t>
      </w:r>
      <w:del w:id="27" w:author="Shaman, Jeffrey L." w:date="2023-08-25T11:38:00Z">
        <w:r w:rsidR="002D3A7A" w:rsidDel="00BB49DC">
          <w:rPr>
            <w:rFonts w:ascii="Arial" w:hAnsi="Arial" w:cs="Arial"/>
            <w:color w:val="000000" w:themeColor="text1"/>
            <w:sz w:val="20"/>
            <w:szCs w:val="20"/>
            <w:lang w:val="en-US"/>
          </w:rPr>
          <w:delText xml:space="preserve">version of the </w:delText>
        </w:r>
      </w:del>
      <w:r w:rsidR="004B4604" w:rsidRPr="004B4604">
        <w:rPr>
          <w:rFonts w:ascii="Arial" w:hAnsi="Arial" w:cs="Arial"/>
          <w:color w:val="000000" w:themeColor="text1"/>
          <w:sz w:val="20"/>
          <w:szCs w:val="20"/>
          <w:lang w:val="en-US"/>
        </w:rPr>
        <w:t>models.</w:t>
      </w:r>
      <w:r w:rsidR="00B865A4">
        <w:rPr>
          <w:rFonts w:ascii="Arial" w:hAnsi="Arial" w:cs="Arial"/>
          <w:color w:val="000000" w:themeColor="text1"/>
          <w:sz w:val="20"/>
          <w:szCs w:val="20"/>
          <w:lang w:val="en-US"/>
        </w:rPr>
        <w:t xml:space="preserve"> </w:t>
      </w:r>
      <w:ins w:id="28" w:author="Shaman, Jeffrey L." w:date="2023-08-25T11:41:00Z">
        <w:r w:rsidR="00BB49DC">
          <w:rPr>
            <w:rFonts w:ascii="Arial" w:hAnsi="Arial" w:cs="Arial"/>
            <w:color w:val="000000" w:themeColor="text1"/>
            <w:sz w:val="20"/>
            <w:szCs w:val="20"/>
            <w:lang w:val="en-US"/>
          </w:rPr>
          <w:t>We</w:t>
        </w:r>
      </w:ins>
      <w:del w:id="29" w:author="Shaman, Jeffrey L." w:date="2023-08-25T11:40:00Z">
        <w:r w:rsidR="004B4604" w:rsidRPr="004B4604" w:rsidDel="00BB49DC">
          <w:rPr>
            <w:rFonts w:ascii="Arial" w:hAnsi="Arial" w:cs="Arial"/>
            <w:color w:val="000000" w:themeColor="text1"/>
            <w:sz w:val="20"/>
            <w:szCs w:val="20"/>
            <w:lang w:val="en-US"/>
          </w:rPr>
          <w:delText>W</w:delText>
        </w:r>
      </w:del>
      <w:del w:id="30" w:author="Shaman, Jeffrey L." w:date="2023-08-25T11:41:00Z">
        <w:r w:rsidR="004B4604" w:rsidRPr="004B4604" w:rsidDel="00BB49DC">
          <w:rPr>
            <w:rFonts w:ascii="Arial" w:hAnsi="Arial" w:cs="Arial"/>
            <w:color w:val="000000" w:themeColor="text1"/>
            <w:sz w:val="20"/>
            <w:szCs w:val="20"/>
            <w:lang w:val="en-US"/>
          </w:rPr>
          <w:delText>e</w:delText>
        </w:r>
      </w:del>
      <w:r w:rsidR="004B4604" w:rsidRPr="004B4604">
        <w:rPr>
          <w:rFonts w:ascii="Arial" w:hAnsi="Arial" w:cs="Arial"/>
          <w:color w:val="000000" w:themeColor="text1"/>
          <w:sz w:val="20"/>
          <w:szCs w:val="20"/>
          <w:lang w:val="en-US"/>
        </w:rPr>
        <w:t xml:space="preserve"> present</w:t>
      </w:r>
      <w:del w:id="31" w:author="Shaman, Jeffrey L." w:date="2023-08-25T11:38:00Z">
        <w:r w:rsidR="004B4604" w:rsidRPr="004B4604" w:rsidDel="00BB49DC">
          <w:rPr>
            <w:rFonts w:ascii="Arial" w:hAnsi="Arial" w:cs="Arial"/>
            <w:color w:val="000000" w:themeColor="text1"/>
            <w:sz w:val="20"/>
            <w:szCs w:val="20"/>
            <w:lang w:val="en-US"/>
          </w:rPr>
          <w:delText>ed</w:delText>
        </w:r>
      </w:del>
      <w:r w:rsidR="004B4604" w:rsidRPr="004B4604">
        <w:rPr>
          <w:rFonts w:ascii="Arial" w:hAnsi="Arial" w:cs="Arial"/>
          <w:color w:val="000000" w:themeColor="text1"/>
          <w:sz w:val="20"/>
          <w:szCs w:val="20"/>
          <w:lang w:val="en-US"/>
        </w:rPr>
        <w:t xml:space="preserve"> </w:t>
      </w:r>
      <w:ins w:id="32" w:author="Shaman, Jeffrey L." w:date="2023-08-25T11:40:00Z">
        <w:r w:rsidR="00BB49DC">
          <w:rPr>
            <w:rFonts w:ascii="Arial" w:hAnsi="Arial" w:cs="Arial"/>
            <w:color w:val="000000" w:themeColor="text1"/>
            <w:sz w:val="20"/>
            <w:szCs w:val="20"/>
            <w:lang w:val="en-US"/>
          </w:rPr>
          <w:t xml:space="preserve">new </w:t>
        </w:r>
      </w:ins>
      <w:r w:rsidR="004B4604" w:rsidRPr="004B4604">
        <w:rPr>
          <w:rFonts w:ascii="Arial" w:hAnsi="Arial" w:cs="Arial"/>
          <w:color w:val="000000" w:themeColor="text1"/>
          <w:sz w:val="20"/>
          <w:szCs w:val="20"/>
          <w:lang w:val="en-US"/>
        </w:rPr>
        <w:t>simulations with time-varying estimated parameters from an EAKF, the posterior estimate of the state space and simulation with point parameters estimates using an IF-EAFK (figures</w:t>
      </w:r>
      <w:r w:rsidR="00BF6D5D">
        <w:rPr>
          <w:rFonts w:ascii="Arial" w:hAnsi="Arial" w:cs="Arial"/>
          <w:color w:val="000000" w:themeColor="text1"/>
          <w:sz w:val="20"/>
          <w:szCs w:val="20"/>
          <w:lang w:val="en-US"/>
        </w:rPr>
        <w:t xml:space="preserve"> included in separate pdf</w:t>
      </w:r>
      <w:r w:rsidR="007F132A">
        <w:rPr>
          <w:rFonts w:ascii="Arial" w:hAnsi="Arial" w:cs="Arial"/>
          <w:color w:val="000000" w:themeColor="text1"/>
          <w:sz w:val="20"/>
          <w:szCs w:val="20"/>
          <w:lang w:val="en-US"/>
        </w:rPr>
        <w:t xml:space="preserve"> file</w:t>
      </w:r>
      <w:r w:rsidR="004B4604" w:rsidRPr="004B4604">
        <w:rPr>
          <w:rFonts w:ascii="Arial" w:hAnsi="Arial" w:cs="Arial"/>
          <w:color w:val="000000" w:themeColor="text1"/>
          <w:sz w:val="20"/>
          <w:szCs w:val="20"/>
          <w:lang w:val="en-US"/>
        </w:rPr>
        <w:t xml:space="preserve">). We </w:t>
      </w:r>
      <w:del w:id="33" w:author="Shaman, Jeffrey L." w:date="2023-08-25T11:41:00Z">
        <w:r w:rsidR="004B4604" w:rsidRPr="004B4604" w:rsidDel="00BB49DC">
          <w:rPr>
            <w:rFonts w:ascii="Arial" w:hAnsi="Arial" w:cs="Arial"/>
            <w:color w:val="000000" w:themeColor="text1"/>
            <w:sz w:val="20"/>
            <w:szCs w:val="20"/>
            <w:lang w:val="en-US"/>
          </w:rPr>
          <w:delText xml:space="preserve">found </w:delText>
        </w:r>
      </w:del>
      <w:ins w:id="34" w:author="Shaman, Jeffrey L." w:date="2023-08-25T11:41:00Z">
        <w:r w:rsidR="00BB49DC">
          <w:rPr>
            <w:rFonts w:ascii="Arial" w:hAnsi="Arial" w:cs="Arial"/>
            <w:color w:val="000000" w:themeColor="text1"/>
            <w:sz w:val="20"/>
            <w:szCs w:val="20"/>
            <w:lang w:val="en-US"/>
          </w:rPr>
          <w:t>find</w:t>
        </w:r>
        <w:r w:rsidR="00BB49DC" w:rsidRPr="004B4604">
          <w:rPr>
            <w:rFonts w:ascii="Arial" w:hAnsi="Arial" w:cs="Arial"/>
            <w:color w:val="000000" w:themeColor="text1"/>
            <w:sz w:val="20"/>
            <w:szCs w:val="20"/>
            <w:lang w:val="en-US"/>
          </w:rPr>
          <w:t xml:space="preserve"> </w:t>
        </w:r>
      </w:ins>
      <w:r w:rsidR="004B4604" w:rsidRPr="004B4604">
        <w:rPr>
          <w:rFonts w:ascii="Arial" w:hAnsi="Arial" w:cs="Arial"/>
          <w:color w:val="000000" w:themeColor="text1"/>
          <w:sz w:val="20"/>
          <w:szCs w:val="20"/>
          <w:lang w:val="en-US"/>
        </w:rPr>
        <w:t>that</w:t>
      </w:r>
      <w:r w:rsidR="00FF4BBB">
        <w:rPr>
          <w:rFonts w:ascii="Arial" w:hAnsi="Arial" w:cs="Arial"/>
          <w:color w:val="000000" w:themeColor="text1"/>
          <w:sz w:val="20"/>
          <w:szCs w:val="20"/>
          <w:lang w:val="en-US"/>
        </w:rPr>
        <w:t xml:space="preserve"> for</w:t>
      </w:r>
      <w:r w:rsidR="004B4604" w:rsidRPr="004B4604">
        <w:rPr>
          <w:rFonts w:ascii="Arial" w:hAnsi="Arial" w:cs="Arial"/>
          <w:color w:val="000000" w:themeColor="text1"/>
          <w:sz w:val="20"/>
          <w:szCs w:val="20"/>
          <w:lang w:val="en-US"/>
        </w:rPr>
        <w:t xml:space="preserve"> each individual dynamical model</w:t>
      </w:r>
      <w:r w:rsidR="00BE7378">
        <w:rPr>
          <w:rFonts w:ascii="Arial" w:hAnsi="Arial" w:cs="Arial"/>
          <w:color w:val="000000" w:themeColor="text1"/>
          <w:sz w:val="20"/>
          <w:szCs w:val="20"/>
          <w:lang w:val="en-US"/>
        </w:rPr>
        <w:t xml:space="preserve"> </w:t>
      </w:r>
      <w:r w:rsidR="004B4604" w:rsidRPr="004B4604">
        <w:rPr>
          <w:rFonts w:ascii="Arial" w:hAnsi="Arial" w:cs="Arial"/>
          <w:color w:val="000000" w:themeColor="text1"/>
          <w:sz w:val="20"/>
          <w:szCs w:val="20"/>
          <w:lang w:val="en-US"/>
        </w:rPr>
        <w:t>including birth</w:t>
      </w:r>
      <w:r w:rsidR="006846F3">
        <w:rPr>
          <w:rFonts w:ascii="Arial" w:hAnsi="Arial" w:cs="Arial"/>
          <w:color w:val="000000" w:themeColor="text1"/>
          <w:sz w:val="20"/>
          <w:szCs w:val="20"/>
          <w:lang w:val="en-US"/>
        </w:rPr>
        <w:t>s</w:t>
      </w:r>
      <w:r w:rsidR="00C822EE">
        <w:rPr>
          <w:rFonts w:ascii="Arial" w:hAnsi="Arial" w:cs="Arial"/>
          <w:color w:val="000000" w:themeColor="text1"/>
          <w:sz w:val="20"/>
          <w:szCs w:val="20"/>
          <w:lang w:val="en-US"/>
        </w:rPr>
        <w:t xml:space="preserve"> </w:t>
      </w:r>
      <w:r w:rsidR="004B4604" w:rsidRPr="004B4604">
        <w:rPr>
          <w:rFonts w:ascii="Arial" w:hAnsi="Arial" w:cs="Arial"/>
          <w:color w:val="000000" w:themeColor="text1"/>
          <w:sz w:val="20"/>
          <w:szCs w:val="20"/>
          <w:lang w:val="en-US"/>
        </w:rPr>
        <w:t xml:space="preserve">and deaths, </w:t>
      </w:r>
      <w:r w:rsidR="00FF4BBB">
        <w:rPr>
          <w:rFonts w:ascii="Arial" w:hAnsi="Arial" w:cs="Arial"/>
          <w:color w:val="000000" w:themeColor="text1"/>
          <w:sz w:val="20"/>
          <w:szCs w:val="20"/>
          <w:lang w:val="en-US"/>
        </w:rPr>
        <w:t xml:space="preserve">simulation with posterior parameters estimates using an EAKF and with point parameters estimates using an IF-EAKF result in </w:t>
      </w:r>
      <w:del w:id="35" w:author="Shaman, Jeffrey L." w:date="2023-08-25T11:39:00Z">
        <w:r w:rsidR="00FF4BBB" w:rsidDel="00BB49DC">
          <w:rPr>
            <w:rFonts w:ascii="Arial" w:hAnsi="Arial" w:cs="Arial"/>
            <w:color w:val="000000" w:themeColor="text1"/>
            <w:sz w:val="20"/>
            <w:szCs w:val="20"/>
            <w:lang w:val="en-US"/>
          </w:rPr>
          <w:delText xml:space="preserve">shaper </w:delText>
        </w:r>
      </w:del>
      <w:r w:rsidR="00FF4BBB">
        <w:rPr>
          <w:rFonts w:ascii="Arial" w:hAnsi="Arial" w:cs="Arial"/>
          <w:color w:val="000000" w:themeColor="text1"/>
          <w:sz w:val="20"/>
          <w:szCs w:val="20"/>
          <w:lang w:val="en-US"/>
        </w:rPr>
        <w:t xml:space="preserve">simulations </w:t>
      </w:r>
      <w:del w:id="36" w:author="Shaman, Jeffrey L." w:date="2023-08-25T11:39:00Z">
        <w:r w:rsidR="00FF4BBB" w:rsidDel="00BB49DC">
          <w:rPr>
            <w:rFonts w:ascii="Arial" w:hAnsi="Arial" w:cs="Arial"/>
            <w:color w:val="000000" w:themeColor="text1"/>
            <w:sz w:val="20"/>
            <w:szCs w:val="20"/>
            <w:lang w:val="en-US"/>
          </w:rPr>
          <w:delText xml:space="preserve">conserving </w:delText>
        </w:r>
      </w:del>
      <w:ins w:id="37" w:author="Shaman, Jeffrey L." w:date="2023-08-25T11:39:00Z">
        <w:r w:rsidR="00BB49DC">
          <w:rPr>
            <w:rFonts w:ascii="Arial" w:hAnsi="Arial" w:cs="Arial"/>
            <w:color w:val="000000" w:themeColor="text1"/>
            <w:sz w:val="20"/>
            <w:szCs w:val="20"/>
            <w:lang w:val="en-US"/>
          </w:rPr>
          <w:t xml:space="preserve">that conserve </w:t>
        </w:r>
      </w:ins>
      <w:r w:rsidR="00FF4BBB">
        <w:rPr>
          <w:rFonts w:ascii="Arial" w:hAnsi="Arial" w:cs="Arial"/>
          <w:color w:val="000000" w:themeColor="text1"/>
          <w:sz w:val="20"/>
          <w:szCs w:val="20"/>
          <w:lang w:val="en-US"/>
        </w:rPr>
        <w:t>the trend in the data</w:t>
      </w:r>
      <w:ins w:id="38" w:author="Shaman, Jeffrey L." w:date="2023-08-25T11:39:00Z">
        <w:r w:rsidR="00BB49DC">
          <w:rPr>
            <w:rFonts w:ascii="Arial" w:hAnsi="Arial" w:cs="Arial"/>
            <w:color w:val="000000" w:themeColor="text1"/>
            <w:sz w:val="20"/>
            <w:szCs w:val="20"/>
            <w:lang w:val="en-US"/>
          </w:rPr>
          <w:t xml:space="preserve"> (e</w:t>
        </w:r>
      </w:ins>
      <w:del w:id="39" w:author="Shaman, Jeffrey L." w:date="2023-08-25T11:39:00Z">
        <w:r w:rsidR="00FF4BBB" w:rsidDel="00BB49DC">
          <w:rPr>
            <w:rFonts w:ascii="Arial" w:hAnsi="Arial" w:cs="Arial"/>
            <w:color w:val="000000" w:themeColor="text1"/>
            <w:sz w:val="20"/>
            <w:szCs w:val="20"/>
            <w:lang w:val="en-US"/>
          </w:rPr>
          <w:delText>. E</w:delText>
        </w:r>
      </w:del>
      <w:r w:rsidR="00FF4BBB">
        <w:rPr>
          <w:rFonts w:ascii="Arial" w:hAnsi="Arial" w:cs="Arial"/>
          <w:color w:val="000000" w:themeColor="text1"/>
          <w:sz w:val="20"/>
          <w:szCs w:val="20"/>
          <w:lang w:val="en-US"/>
        </w:rPr>
        <w:t xml:space="preserve">xcept for model 2, </w:t>
      </w:r>
      <w:del w:id="40" w:author="Shaman, Jeffrey L." w:date="2023-08-25T11:39:00Z">
        <w:r w:rsidR="00FF4BBB" w:rsidDel="00BB49DC">
          <w:rPr>
            <w:rFonts w:ascii="Arial" w:hAnsi="Arial" w:cs="Arial"/>
            <w:color w:val="000000" w:themeColor="text1"/>
            <w:sz w:val="20"/>
            <w:szCs w:val="20"/>
            <w:lang w:val="en-US"/>
          </w:rPr>
          <w:delText>in where</w:delText>
        </w:r>
      </w:del>
      <w:ins w:id="41" w:author="Shaman, Jeffrey L." w:date="2023-08-25T11:39:00Z">
        <w:r w:rsidR="00BB49DC">
          <w:rPr>
            <w:rFonts w:ascii="Arial" w:hAnsi="Arial" w:cs="Arial"/>
            <w:color w:val="000000" w:themeColor="text1"/>
            <w:sz w:val="20"/>
            <w:szCs w:val="20"/>
            <w:lang w:val="en-US"/>
          </w:rPr>
          <w:t>for which</w:t>
        </w:r>
      </w:ins>
      <w:r w:rsidR="00FF4BBB">
        <w:rPr>
          <w:rFonts w:ascii="Arial" w:hAnsi="Arial" w:cs="Arial"/>
          <w:color w:val="000000" w:themeColor="text1"/>
          <w:sz w:val="20"/>
          <w:szCs w:val="20"/>
          <w:lang w:val="en-US"/>
        </w:rPr>
        <w:t xml:space="preserve"> simulations with</w:t>
      </w:r>
      <w:r w:rsidR="0011008F">
        <w:rPr>
          <w:rFonts w:ascii="Arial" w:hAnsi="Arial" w:cs="Arial"/>
          <w:color w:val="000000" w:themeColor="text1"/>
          <w:sz w:val="20"/>
          <w:szCs w:val="20"/>
          <w:lang w:val="en-US"/>
        </w:rPr>
        <w:t xml:space="preserve"> time varying</w:t>
      </w:r>
      <w:r w:rsidR="00FF4BBB">
        <w:rPr>
          <w:rFonts w:ascii="Arial" w:hAnsi="Arial" w:cs="Arial"/>
          <w:color w:val="000000" w:themeColor="text1"/>
          <w:sz w:val="20"/>
          <w:szCs w:val="20"/>
          <w:lang w:val="en-US"/>
        </w:rPr>
        <w:t xml:space="preserve"> </w:t>
      </w:r>
      <w:r w:rsidR="0011008F">
        <w:rPr>
          <w:rFonts w:ascii="Arial" w:hAnsi="Arial" w:cs="Arial"/>
          <w:color w:val="000000" w:themeColor="text1"/>
          <w:sz w:val="20"/>
          <w:szCs w:val="20"/>
          <w:lang w:val="en-US"/>
        </w:rPr>
        <w:t xml:space="preserve">posterior parameters estimates using </w:t>
      </w:r>
      <w:del w:id="42" w:author="Shaman, Jeffrey L." w:date="2023-08-25T11:39:00Z">
        <w:r w:rsidR="0011008F" w:rsidDel="00BB49DC">
          <w:rPr>
            <w:rFonts w:ascii="Arial" w:hAnsi="Arial" w:cs="Arial"/>
            <w:color w:val="000000" w:themeColor="text1"/>
            <w:sz w:val="20"/>
            <w:szCs w:val="20"/>
            <w:lang w:val="en-US"/>
          </w:rPr>
          <w:delText xml:space="preserve">an </w:delText>
        </w:r>
      </w:del>
      <w:ins w:id="43" w:author="Shaman, Jeffrey L." w:date="2023-08-25T11:39:00Z">
        <w:r w:rsidR="00BB49DC">
          <w:rPr>
            <w:rFonts w:ascii="Arial" w:hAnsi="Arial" w:cs="Arial"/>
            <w:color w:val="000000" w:themeColor="text1"/>
            <w:sz w:val="20"/>
            <w:szCs w:val="20"/>
            <w:lang w:val="en-US"/>
          </w:rPr>
          <w:t xml:space="preserve">the </w:t>
        </w:r>
      </w:ins>
      <w:r w:rsidR="0011008F">
        <w:rPr>
          <w:rFonts w:ascii="Arial" w:hAnsi="Arial" w:cs="Arial"/>
          <w:color w:val="000000" w:themeColor="text1"/>
          <w:sz w:val="20"/>
          <w:szCs w:val="20"/>
          <w:lang w:val="en-US"/>
        </w:rPr>
        <w:t>EAKF substantially overestimated IMD incidence</w:t>
      </w:r>
      <w:ins w:id="44" w:author="Shaman, Jeffrey L." w:date="2023-08-25T11:39:00Z">
        <w:r w:rsidR="00BB49DC">
          <w:rPr>
            <w:rFonts w:ascii="Arial" w:hAnsi="Arial" w:cs="Arial"/>
            <w:color w:val="000000" w:themeColor="text1"/>
            <w:sz w:val="20"/>
            <w:szCs w:val="20"/>
            <w:lang w:val="en-US"/>
          </w:rPr>
          <w:t>)</w:t>
        </w:r>
      </w:ins>
      <w:r w:rsidR="0011008F">
        <w:rPr>
          <w:rFonts w:ascii="Arial" w:hAnsi="Arial" w:cs="Arial"/>
          <w:color w:val="000000" w:themeColor="text1"/>
          <w:sz w:val="20"/>
          <w:szCs w:val="20"/>
          <w:lang w:val="en-US"/>
        </w:rPr>
        <w:t>.</w:t>
      </w:r>
      <w:r w:rsidR="004B4604" w:rsidRPr="004B4604">
        <w:rPr>
          <w:rFonts w:ascii="Arial" w:hAnsi="Arial" w:cs="Arial"/>
          <w:color w:val="000000" w:themeColor="text1"/>
          <w:sz w:val="20"/>
          <w:szCs w:val="20"/>
          <w:lang w:val="en-US"/>
        </w:rPr>
        <w:t xml:space="preserve"> Lastly, we </w:t>
      </w:r>
      <w:del w:id="45" w:author="Shaman, Jeffrey L." w:date="2023-08-25T11:41:00Z">
        <w:r w:rsidR="004B4604" w:rsidRPr="004B4604" w:rsidDel="00BB49DC">
          <w:rPr>
            <w:rFonts w:ascii="Arial" w:hAnsi="Arial" w:cs="Arial"/>
            <w:color w:val="000000" w:themeColor="text1"/>
            <w:sz w:val="20"/>
            <w:szCs w:val="20"/>
            <w:lang w:val="en-US"/>
          </w:rPr>
          <w:delText>compared the performance measured with the</w:delText>
        </w:r>
      </w:del>
      <w:ins w:id="46" w:author="Shaman, Jeffrey L." w:date="2023-08-25T11:41:00Z">
        <w:r w:rsidR="00BB49DC">
          <w:rPr>
            <w:rFonts w:ascii="Arial" w:hAnsi="Arial" w:cs="Arial"/>
            <w:color w:val="000000" w:themeColor="text1"/>
            <w:sz w:val="20"/>
            <w:szCs w:val="20"/>
            <w:lang w:val="en-US"/>
          </w:rPr>
          <w:t>compare forecast accuracy, using</w:t>
        </w:r>
      </w:ins>
      <w:r w:rsidR="004B4604" w:rsidRPr="004B4604">
        <w:rPr>
          <w:rFonts w:ascii="Arial" w:hAnsi="Arial" w:cs="Arial"/>
          <w:color w:val="000000" w:themeColor="text1"/>
          <w:sz w:val="20"/>
          <w:szCs w:val="20"/>
          <w:lang w:val="en-US"/>
        </w:rPr>
        <w:t xml:space="preserve"> WIS</w:t>
      </w:r>
      <w:ins w:id="47" w:author="Shaman, Jeffrey L." w:date="2023-08-25T11:42:00Z">
        <w:r w:rsidR="00BB49DC">
          <w:rPr>
            <w:rFonts w:ascii="Arial" w:hAnsi="Arial" w:cs="Arial"/>
            <w:color w:val="000000" w:themeColor="text1"/>
            <w:sz w:val="20"/>
            <w:szCs w:val="20"/>
            <w:lang w:val="en-US"/>
          </w:rPr>
          <w:t xml:space="preserve">, for models </w:t>
        </w:r>
      </w:ins>
      <w:del w:id="48" w:author="Shaman, Jeffrey L." w:date="2023-08-25T11:42:00Z">
        <w:r w:rsidR="004B4604" w:rsidRPr="004B4604" w:rsidDel="00BB49DC">
          <w:rPr>
            <w:rFonts w:ascii="Arial" w:hAnsi="Arial" w:cs="Arial"/>
            <w:color w:val="000000" w:themeColor="text1"/>
            <w:sz w:val="20"/>
            <w:szCs w:val="20"/>
            <w:lang w:val="en-US"/>
          </w:rPr>
          <w:delText xml:space="preserve"> of the models' forecast, </w:delText>
        </w:r>
      </w:del>
      <w:r w:rsidR="00BE7378">
        <w:rPr>
          <w:rFonts w:ascii="Arial" w:hAnsi="Arial" w:cs="Arial"/>
          <w:color w:val="000000" w:themeColor="text1"/>
          <w:sz w:val="20"/>
          <w:szCs w:val="20"/>
          <w:lang w:val="en-US"/>
        </w:rPr>
        <w:t>with and without</w:t>
      </w:r>
      <w:r w:rsidR="004B4604" w:rsidRPr="004B4604">
        <w:rPr>
          <w:rFonts w:ascii="Arial" w:hAnsi="Arial" w:cs="Arial"/>
          <w:color w:val="000000" w:themeColor="text1"/>
          <w:sz w:val="20"/>
          <w:szCs w:val="20"/>
          <w:lang w:val="en-US"/>
        </w:rPr>
        <w:t xml:space="preserve"> population dynamics (</w:t>
      </w:r>
      <w:r w:rsidR="00904AE9" w:rsidRPr="00E0251F">
        <w:rPr>
          <w:rFonts w:ascii="Arial" w:hAnsi="Arial" w:cs="Arial"/>
          <w:color w:val="00B0F0"/>
          <w:sz w:val="20"/>
          <w:szCs w:val="20"/>
          <w:lang w:val="en-US"/>
        </w:rPr>
        <w:t xml:space="preserve">Figure </w:t>
      </w:r>
      <w:r w:rsidR="00281373">
        <w:rPr>
          <w:rFonts w:ascii="Arial" w:hAnsi="Arial" w:cs="Arial"/>
          <w:color w:val="00B0F0"/>
          <w:sz w:val="20"/>
          <w:szCs w:val="20"/>
          <w:lang w:val="en-US"/>
        </w:rPr>
        <w:t>R</w:t>
      </w:r>
      <w:r w:rsidR="00904AE9" w:rsidRPr="00E0251F">
        <w:rPr>
          <w:rFonts w:ascii="Arial" w:hAnsi="Arial" w:cs="Arial"/>
          <w:color w:val="00B0F0"/>
          <w:sz w:val="20"/>
          <w:szCs w:val="20"/>
          <w:lang w:val="en-US"/>
        </w:rPr>
        <w:t>1</w:t>
      </w:r>
      <w:r w:rsidR="004B4604" w:rsidRPr="004B4604">
        <w:rPr>
          <w:rFonts w:ascii="Arial" w:hAnsi="Arial" w:cs="Arial"/>
          <w:color w:val="000000" w:themeColor="text1"/>
          <w:sz w:val="20"/>
          <w:szCs w:val="20"/>
          <w:lang w:val="en-US"/>
        </w:rPr>
        <w:t>)</w:t>
      </w:r>
      <w:r w:rsidR="001E5B31">
        <w:rPr>
          <w:rFonts w:ascii="Arial" w:hAnsi="Arial" w:cs="Arial"/>
          <w:color w:val="000000" w:themeColor="text1"/>
          <w:sz w:val="20"/>
          <w:szCs w:val="20"/>
          <w:lang w:val="en-US"/>
        </w:rPr>
        <w:t>.</w:t>
      </w:r>
      <w:r w:rsidR="004B4604" w:rsidRPr="004B4604">
        <w:rPr>
          <w:rFonts w:ascii="Arial" w:hAnsi="Arial" w:cs="Arial"/>
          <w:color w:val="000000" w:themeColor="text1"/>
          <w:sz w:val="20"/>
          <w:szCs w:val="20"/>
          <w:lang w:val="en-US"/>
        </w:rPr>
        <w:t xml:space="preserve"> </w:t>
      </w:r>
      <w:r w:rsidR="001E5B31">
        <w:rPr>
          <w:rFonts w:ascii="Arial" w:hAnsi="Arial" w:cs="Arial"/>
          <w:color w:val="000000" w:themeColor="text1"/>
          <w:sz w:val="20"/>
          <w:szCs w:val="20"/>
          <w:lang w:val="en-US"/>
        </w:rPr>
        <w:t xml:space="preserve">We </w:t>
      </w:r>
      <w:r w:rsidR="004B4604" w:rsidRPr="004B4604">
        <w:rPr>
          <w:rFonts w:ascii="Arial" w:hAnsi="Arial" w:cs="Arial"/>
          <w:color w:val="000000" w:themeColor="text1"/>
          <w:sz w:val="20"/>
          <w:szCs w:val="20"/>
          <w:lang w:val="en-US"/>
        </w:rPr>
        <w:t xml:space="preserve">found that both types of models produce similar results. However, as the forecast horizon </w:t>
      </w:r>
      <w:r w:rsidR="00BB1BB5">
        <w:rPr>
          <w:rFonts w:ascii="Arial" w:hAnsi="Arial" w:cs="Arial"/>
          <w:color w:val="000000" w:themeColor="text1"/>
          <w:sz w:val="20"/>
          <w:szCs w:val="20"/>
          <w:lang w:val="en-US"/>
        </w:rPr>
        <w:t>increased</w:t>
      </w:r>
      <w:r w:rsidR="004B4604" w:rsidRPr="004B4604">
        <w:rPr>
          <w:rFonts w:ascii="Arial" w:hAnsi="Arial" w:cs="Arial"/>
          <w:color w:val="000000" w:themeColor="text1"/>
          <w:sz w:val="20"/>
          <w:szCs w:val="20"/>
          <w:lang w:val="en-US"/>
        </w:rPr>
        <w:t xml:space="preserve"> from 1m to 6m the</w:t>
      </w:r>
      <w:r w:rsidR="007661ED">
        <w:rPr>
          <w:rFonts w:ascii="Arial" w:hAnsi="Arial" w:cs="Arial"/>
          <w:color w:val="000000" w:themeColor="text1"/>
          <w:sz w:val="20"/>
          <w:szCs w:val="20"/>
          <w:lang w:val="en-US"/>
        </w:rPr>
        <w:t xml:space="preserve"> </w:t>
      </w:r>
      <w:r w:rsidR="00BE7378">
        <w:rPr>
          <w:rFonts w:ascii="Arial" w:hAnsi="Arial" w:cs="Arial"/>
          <w:color w:val="000000" w:themeColor="text1"/>
          <w:sz w:val="20"/>
          <w:szCs w:val="20"/>
          <w:lang w:val="en-US"/>
        </w:rPr>
        <w:t xml:space="preserve">models </w:t>
      </w:r>
      <w:r w:rsidR="004B4604" w:rsidRPr="004B4604">
        <w:rPr>
          <w:rFonts w:ascii="Arial" w:hAnsi="Arial" w:cs="Arial"/>
          <w:color w:val="000000" w:themeColor="text1"/>
          <w:sz w:val="20"/>
          <w:szCs w:val="20"/>
          <w:lang w:val="en-US"/>
        </w:rPr>
        <w:t xml:space="preserve">including </w:t>
      </w:r>
      <w:r w:rsidR="00BB1BB5">
        <w:rPr>
          <w:rFonts w:ascii="Arial" w:hAnsi="Arial" w:cs="Arial"/>
          <w:color w:val="000000" w:themeColor="text1"/>
          <w:sz w:val="20"/>
          <w:szCs w:val="20"/>
          <w:lang w:val="en-US"/>
        </w:rPr>
        <w:t>population</w:t>
      </w:r>
      <w:r w:rsidR="004B4604" w:rsidRPr="004B4604">
        <w:rPr>
          <w:rFonts w:ascii="Arial" w:hAnsi="Arial" w:cs="Arial"/>
          <w:color w:val="000000" w:themeColor="text1"/>
          <w:sz w:val="20"/>
          <w:szCs w:val="20"/>
          <w:lang w:val="en-US"/>
        </w:rPr>
        <w:t xml:space="preserve"> dynamics</w:t>
      </w:r>
      <w:r w:rsidR="00BE7378">
        <w:rPr>
          <w:rFonts w:ascii="Arial" w:hAnsi="Arial" w:cs="Arial"/>
          <w:color w:val="000000" w:themeColor="text1"/>
          <w:sz w:val="20"/>
          <w:szCs w:val="20"/>
          <w:lang w:val="en-US"/>
        </w:rPr>
        <w:t xml:space="preserve"> performed</w:t>
      </w:r>
      <w:r w:rsidR="004B4604" w:rsidRPr="004B4604">
        <w:rPr>
          <w:rFonts w:ascii="Arial" w:hAnsi="Arial" w:cs="Arial"/>
          <w:color w:val="000000" w:themeColor="text1"/>
          <w:sz w:val="20"/>
          <w:szCs w:val="20"/>
          <w:lang w:val="en-US"/>
        </w:rPr>
        <w:t xml:space="preserve"> slightly better (lower dashed </w:t>
      </w:r>
      <w:r w:rsidR="00BB1BB5">
        <w:rPr>
          <w:rFonts w:ascii="Arial" w:hAnsi="Arial" w:cs="Arial"/>
          <w:color w:val="000000" w:themeColor="text1"/>
          <w:sz w:val="20"/>
          <w:szCs w:val="20"/>
          <w:lang w:val="en-US"/>
        </w:rPr>
        <w:t>red lines</w:t>
      </w:r>
      <w:r w:rsidR="004B4604" w:rsidRPr="004B4604">
        <w:rPr>
          <w:rFonts w:ascii="Arial" w:hAnsi="Arial" w:cs="Arial"/>
          <w:color w:val="000000" w:themeColor="text1"/>
          <w:sz w:val="20"/>
          <w:szCs w:val="20"/>
          <w:lang w:val="en-US"/>
        </w:rPr>
        <w:t xml:space="preserve"> compared to solid </w:t>
      </w:r>
      <w:r w:rsidR="00BB1BB5">
        <w:rPr>
          <w:rFonts w:ascii="Arial" w:hAnsi="Arial" w:cs="Arial"/>
          <w:color w:val="000000" w:themeColor="text1"/>
          <w:sz w:val="20"/>
          <w:szCs w:val="20"/>
          <w:lang w:val="en-US"/>
        </w:rPr>
        <w:t>black lines</w:t>
      </w:r>
      <w:r w:rsidR="004B4604" w:rsidRPr="004B4604">
        <w:rPr>
          <w:rFonts w:ascii="Arial" w:hAnsi="Arial" w:cs="Arial"/>
          <w:color w:val="000000" w:themeColor="text1"/>
          <w:sz w:val="20"/>
          <w:szCs w:val="20"/>
          <w:lang w:val="en-US"/>
        </w:rPr>
        <w:t>).</w:t>
      </w:r>
    </w:p>
    <w:p w14:paraId="32409A68" w14:textId="77777777" w:rsidR="00D80CF1" w:rsidRDefault="00D80CF1" w:rsidP="009874C3">
      <w:pPr>
        <w:spacing w:line="360" w:lineRule="auto"/>
        <w:rPr>
          <w:rFonts w:ascii="Arial" w:hAnsi="Arial" w:cs="Arial"/>
          <w:bCs/>
          <w:color w:val="000000"/>
          <w:sz w:val="20"/>
          <w:szCs w:val="20"/>
          <w:lang w:val="en-US"/>
        </w:rPr>
      </w:pPr>
    </w:p>
    <w:p w14:paraId="63F7112C" w14:textId="77777777" w:rsidR="00F018BF" w:rsidRDefault="00801BF0" w:rsidP="00F018BF">
      <w:pPr>
        <w:keepNext/>
        <w:spacing w:line="360" w:lineRule="auto"/>
      </w:pPr>
      <w:r>
        <w:rPr>
          <w:rFonts w:ascii="Arial" w:hAnsi="Arial" w:cs="Arial"/>
          <w:bCs/>
          <w:noProof/>
          <w:color w:val="000000"/>
          <w:sz w:val="20"/>
          <w:szCs w:val="20"/>
          <w:lang w:val="en-US"/>
        </w:rPr>
        <w:drawing>
          <wp:inline distT="0" distB="0" distL="0" distR="0" wp14:anchorId="1B0C216A" wp14:editId="3B174ABA">
            <wp:extent cx="5731510" cy="2850515"/>
            <wp:effectExtent l="0" t="0" r="0" b="0"/>
            <wp:docPr id="10870524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52455" name="Picture 1" descr="A screen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14:paraId="04CDC9E9" w14:textId="4D132FEE" w:rsidR="00801BF0" w:rsidRDefault="00F018BF" w:rsidP="00DC15BA">
      <w:pPr>
        <w:pStyle w:val="Caption"/>
        <w:rPr>
          <w:rFonts w:ascii="Arial" w:hAnsi="Arial" w:cs="Arial"/>
          <w:bCs/>
          <w:color w:val="000000"/>
          <w:sz w:val="20"/>
          <w:szCs w:val="20"/>
          <w:lang w:val="en-US"/>
        </w:rPr>
      </w:pPr>
      <w:r>
        <w:t xml:space="preserve">Figure </w:t>
      </w:r>
      <w:r w:rsidR="00281373">
        <w:rPr>
          <w:lang w:val="en-US"/>
        </w:rPr>
        <w:t>R</w:t>
      </w:r>
      <w:fldSimple w:instr=" SEQ Figure \* ARABIC ">
        <w:r w:rsidR="00FF6BAD">
          <w:rPr>
            <w:noProof/>
          </w:rPr>
          <w:t>1</w:t>
        </w:r>
      </w:fldSimple>
      <w:r>
        <w:rPr>
          <w:lang w:val="en-US"/>
        </w:rPr>
        <w:t xml:space="preserve">. </w:t>
      </w:r>
      <w:r w:rsidR="00BE7378">
        <w:rPr>
          <w:lang w:val="en-US"/>
        </w:rPr>
        <w:t>Weighted</w:t>
      </w:r>
      <w:r>
        <w:rPr>
          <w:lang w:val="en-US"/>
        </w:rPr>
        <w:t xml:space="preserve"> interval score (WIS) of models with birth and deaths (BD in legend</w:t>
      </w:r>
      <w:ins w:id="49" w:author="Shaman, Jeffrey L." w:date="2023-08-25T11:43:00Z">
        <w:r w:rsidR="00BB49DC">
          <w:rPr>
            <w:lang w:val="en-US"/>
          </w:rPr>
          <w:t xml:space="preserve">, </w:t>
        </w:r>
      </w:ins>
      <w:del w:id="50" w:author="Shaman, Jeffrey L." w:date="2023-08-25T11:43:00Z">
        <w:r w:rsidDel="00BB49DC">
          <w:rPr>
            <w:lang w:val="en-US"/>
          </w:rPr>
          <w:delText xml:space="preserve">) indicated with </w:delText>
        </w:r>
      </w:del>
      <w:r>
        <w:rPr>
          <w:lang w:val="en-US"/>
        </w:rPr>
        <w:t>red lines</w:t>
      </w:r>
      <w:ins w:id="51" w:author="Shaman, Jeffrey L." w:date="2023-08-25T11:43:00Z">
        <w:r w:rsidR="00BB49DC">
          <w:rPr>
            <w:lang w:val="en-US"/>
          </w:rPr>
          <w:t>)</w:t>
        </w:r>
      </w:ins>
      <w:r>
        <w:rPr>
          <w:lang w:val="en-US"/>
        </w:rPr>
        <w:t xml:space="preserve"> and without BD dynamics</w:t>
      </w:r>
      <w:ins w:id="52" w:author="Shaman, Jeffrey L." w:date="2023-08-25T11:43:00Z">
        <w:r w:rsidR="00BB49DC">
          <w:rPr>
            <w:lang w:val="en-US"/>
          </w:rPr>
          <w:t xml:space="preserve"> (</w:t>
        </w:r>
      </w:ins>
      <w:del w:id="53" w:author="Shaman, Jeffrey L." w:date="2023-08-25T11:43:00Z">
        <w:r w:rsidDel="00BB49DC">
          <w:rPr>
            <w:lang w:val="en-US"/>
          </w:rPr>
          <w:delText xml:space="preserve">, presented with </w:delText>
        </w:r>
      </w:del>
      <w:r>
        <w:rPr>
          <w:lang w:val="en-US"/>
        </w:rPr>
        <w:t>black lines</w:t>
      </w:r>
      <w:ins w:id="54" w:author="Shaman, Jeffrey L." w:date="2023-08-25T11:43:00Z">
        <w:r w:rsidR="00BB49DC">
          <w:rPr>
            <w:lang w:val="en-US"/>
          </w:rPr>
          <w:t>)</w:t>
        </w:r>
      </w:ins>
      <w:r>
        <w:rPr>
          <w:lang w:val="en-US"/>
        </w:rPr>
        <w:t xml:space="preserve">. Forecast horizon </w:t>
      </w:r>
      <w:del w:id="55" w:author="Shaman, Jeffrey L." w:date="2023-08-25T11:43:00Z">
        <w:r w:rsidDel="00A42404">
          <w:rPr>
            <w:lang w:val="en-US"/>
          </w:rPr>
          <w:delText xml:space="preserve">evaluated </w:delText>
        </w:r>
      </w:del>
      <w:r>
        <w:rPr>
          <w:lang w:val="en-US"/>
        </w:rPr>
        <w:t>increases from upper to lower rows</w:t>
      </w:r>
      <w:ins w:id="56" w:author="Shaman, Jeffrey L." w:date="2023-08-25T11:44:00Z">
        <w:r w:rsidR="00A42404">
          <w:rPr>
            <w:lang w:val="en-US"/>
          </w:rPr>
          <w:t>;</w:t>
        </w:r>
      </w:ins>
      <w:del w:id="57" w:author="Shaman, Jeffrey L." w:date="2023-08-25T11:44:00Z">
        <w:r w:rsidDel="00A42404">
          <w:rPr>
            <w:lang w:val="en-US"/>
          </w:rPr>
          <w:delText>,</w:delText>
        </w:r>
      </w:del>
      <w:r>
        <w:rPr>
          <w:lang w:val="en-US"/>
        </w:rPr>
        <w:t xml:space="preserve"> we only present 2, 4</w:t>
      </w:r>
      <w:r w:rsidR="00651533">
        <w:rPr>
          <w:lang w:val="en-US"/>
        </w:rPr>
        <w:t>,</w:t>
      </w:r>
      <w:r>
        <w:rPr>
          <w:lang w:val="en-US"/>
        </w:rPr>
        <w:t xml:space="preserve"> and 6 month</w:t>
      </w:r>
      <w:ins w:id="58" w:author="Shaman, Jeffrey L." w:date="2023-08-25T11:44:00Z">
        <w:r w:rsidR="00A42404">
          <w:rPr>
            <w:lang w:val="en-US"/>
          </w:rPr>
          <w:t xml:space="preserve"> lead</w:t>
        </w:r>
      </w:ins>
      <w:r>
        <w:rPr>
          <w:lang w:val="en-US"/>
        </w:rPr>
        <w:t xml:space="preserve">s. </w:t>
      </w:r>
      <w:r w:rsidR="00651533">
        <w:rPr>
          <w:lang w:val="en-US"/>
        </w:rPr>
        <w:t>In e</w:t>
      </w:r>
      <w:r>
        <w:rPr>
          <w:lang w:val="en-US"/>
        </w:rPr>
        <w:t>ach column</w:t>
      </w:r>
      <w:r w:rsidR="006023C2">
        <w:rPr>
          <w:lang w:val="en-US"/>
        </w:rPr>
        <w:t>,</w:t>
      </w:r>
      <w:r w:rsidR="00651533">
        <w:rPr>
          <w:lang w:val="en-US"/>
        </w:rPr>
        <w:t xml:space="preserve"> we</w:t>
      </w:r>
      <w:r>
        <w:rPr>
          <w:lang w:val="en-US"/>
        </w:rPr>
        <w:t xml:space="preserve"> present one of the dynamical models introduced in the main text</w:t>
      </w:r>
      <w:r w:rsidR="00651533">
        <w:rPr>
          <w:lang w:val="en-US"/>
        </w:rPr>
        <w:t>: model without seasonality (model 1), model with seasonal transmission rate (model 2)</w:t>
      </w:r>
      <w:r w:rsidR="006E2C3D">
        <w:rPr>
          <w:lang w:val="en-US"/>
        </w:rPr>
        <w:t>,</w:t>
      </w:r>
      <w:r w:rsidR="00651533">
        <w:rPr>
          <w:lang w:val="en-US"/>
        </w:rPr>
        <w:t xml:space="preserve"> and model with seasonal likelihood of infection (model 3).</w:t>
      </w:r>
    </w:p>
    <w:p w14:paraId="45CA7CFB" w14:textId="785E2F55" w:rsidR="002E5BA1" w:rsidRPr="002074AC" w:rsidRDefault="002E5BA1" w:rsidP="009874C3">
      <w:pPr>
        <w:spacing w:line="360" w:lineRule="auto"/>
        <w:rPr>
          <w:rFonts w:ascii="Arial" w:hAnsi="Arial" w:cs="Arial"/>
          <w:i/>
          <w:iCs/>
          <w:color w:val="808080" w:themeColor="background1" w:themeShade="80"/>
          <w:sz w:val="20"/>
          <w:szCs w:val="20"/>
          <w:lang w:val="en-US"/>
        </w:rPr>
      </w:pPr>
      <w:r w:rsidRPr="002074AC">
        <w:rPr>
          <w:rFonts w:ascii="Arial" w:hAnsi="Arial" w:cs="Arial"/>
          <w:i/>
          <w:iCs/>
          <w:color w:val="808080" w:themeColor="background1" w:themeShade="80"/>
          <w:sz w:val="20"/>
          <w:szCs w:val="20"/>
          <w:lang w:val="en-US"/>
        </w:rPr>
        <w:t>Why ARIMA?</w:t>
      </w:r>
      <w:r w:rsidR="003378CC">
        <w:rPr>
          <w:rFonts w:ascii="Arial" w:hAnsi="Arial" w:cs="Arial"/>
          <w:i/>
          <w:iCs/>
          <w:color w:val="808080" w:themeColor="background1" w:themeShade="80"/>
          <w:sz w:val="20"/>
          <w:szCs w:val="20"/>
          <w:lang w:val="en-US"/>
        </w:rPr>
        <w:t xml:space="preserve"> </w:t>
      </w:r>
      <w:del w:id="59" w:author="Shaman, Jeffrey L." w:date="2023-08-25T11:42:00Z">
        <w:r w:rsidR="003378CC" w:rsidDel="00BB49DC">
          <w:rPr>
            <w:rFonts w:ascii="Arial" w:hAnsi="Arial" w:cs="Arial"/>
            <w:i/>
            <w:iCs/>
            <w:color w:val="FF0000"/>
            <w:sz w:val="20"/>
            <w:szCs w:val="20"/>
            <w:lang w:val="en-US"/>
          </w:rPr>
          <w:delText>DONE</w:delText>
        </w:r>
      </w:del>
    </w:p>
    <w:p w14:paraId="4DB4FB8C" w14:textId="475D8FF6" w:rsidR="002E5BA1" w:rsidRDefault="002E5BA1" w:rsidP="009874C3">
      <w:pPr>
        <w:spacing w:line="360" w:lineRule="auto"/>
        <w:rPr>
          <w:rFonts w:ascii="Arial" w:hAnsi="Arial" w:cs="Arial"/>
          <w:bCs/>
          <w:color w:val="000000"/>
          <w:sz w:val="20"/>
          <w:szCs w:val="20"/>
          <w:lang w:val="en-US"/>
        </w:rPr>
      </w:pPr>
      <w:r w:rsidRPr="002F6F05">
        <w:rPr>
          <w:rFonts w:ascii="Arial" w:hAnsi="Arial" w:cs="Arial"/>
          <w:bCs/>
          <w:color w:val="000000"/>
          <w:sz w:val="20"/>
          <w:szCs w:val="20"/>
          <w:lang w:val="en-US"/>
        </w:rPr>
        <w:lastRenderedPageBreak/>
        <w:t xml:space="preserve">It is perplexing that the authors opted to use an autoregressive integrated moving average (ARIMA) model for analyzing data that exhibits a strong seasonal signal. Considering the presence of seasonality in the data, it would have been more appropriate to use the Seasonal Autoregressive Integrated Moving Average (SARIMA) model, which accounts for seasonal variations. Without a proper discussion, the choice of ARIMA appears arbitrary at worst and, at best, a weak comparison. To address this concern, I recommend including a comparison with SARIMA to validate the performance of the mechanistic seasonal infection model (iii) and the MME." </w:t>
      </w:r>
    </w:p>
    <w:p w14:paraId="19B34A6A" w14:textId="2FD58018" w:rsidR="00403906" w:rsidRDefault="00BB1BB5" w:rsidP="00BB1BB5">
      <w:pPr>
        <w:tabs>
          <w:tab w:val="left" w:pos="529"/>
        </w:tabs>
        <w:spacing w:line="360" w:lineRule="auto"/>
        <w:rPr>
          <w:rFonts w:ascii="Arial" w:hAnsi="Arial" w:cs="Arial"/>
          <w:bCs/>
          <w:color w:val="000000"/>
          <w:sz w:val="20"/>
          <w:szCs w:val="20"/>
          <w:lang w:val="en-US"/>
        </w:rPr>
      </w:pPr>
      <w:r>
        <w:rPr>
          <w:rFonts w:ascii="Arial" w:hAnsi="Arial" w:cs="Arial"/>
          <w:bCs/>
          <w:color w:val="000000"/>
          <w:sz w:val="20"/>
          <w:szCs w:val="20"/>
          <w:lang w:val="en-US"/>
        </w:rPr>
        <w:tab/>
      </w:r>
    </w:p>
    <w:p w14:paraId="67057DCA" w14:textId="65284D58" w:rsidR="00D34A5F" w:rsidRDefault="00BB1BB5" w:rsidP="005E7545">
      <w:pPr>
        <w:tabs>
          <w:tab w:val="left" w:pos="529"/>
        </w:tabs>
        <w:spacing w:line="360" w:lineRule="auto"/>
        <w:rPr>
          <w:rFonts w:ascii="Arial" w:hAnsi="Arial" w:cs="Arial"/>
          <w:color w:val="000000" w:themeColor="text1"/>
          <w:sz w:val="20"/>
          <w:szCs w:val="20"/>
          <w:lang w:val="en-US"/>
        </w:rPr>
      </w:pPr>
      <w:r w:rsidRPr="00D80CF1">
        <w:rPr>
          <w:rFonts w:ascii="Arial" w:hAnsi="Arial" w:cs="Arial"/>
          <w:i/>
          <w:iCs/>
          <w:color w:val="FF0000"/>
          <w:sz w:val="20"/>
          <w:szCs w:val="20"/>
          <w:lang w:val="en-US"/>
        </w:rPr>
        <w:t>Answer:</w:t>
      </w:r>
      <w:r>
        <w:rPr>
          <w:rFonts w:ascii="Arial" w:hAnsi="Arial" w:cs="Arial"/>
          <w:i/>
          <w:iCs/>
          <w:color w:val="FF0000"/>
          <w:sz w:val="20"/>
          <w:szCs w:val="20"/>
          <w:lang w:val="en-US"/>
        </w:rPr>
        <w:t xml:space="preserve"> </w:t>
      </w:r>
      <w:r w:rsidRPr="00BB1BB5">
        <w:rPr>
          <w:rFonts w:ascii="Arial" w:hAnsi="Arial" w:cs="Arial"/>
          <w:color w:val="000000" w:themeColor="text1"/>
          <w:sz w:val="20"/>
          <w:szCs w:val="20"/>
          <w:lang w:val="en-US"/>
        </w:rPr>
        <w:t>Thank</w:t>
      </w:r>
      <w:ins w:id="60" w:author="Shaman, Jeffrey L." w:date="2023-08-25T11:44:00Z">
        <w:r w:rsidR="00A42404">
          <w:rPr>
            <w:rFonts w:ascii="Arial" w:hAnsi="Arial" w:cs="Arial"/>
            <w:color w:val="000000" w:themeColor="text1"/>
            <w:sz w:val="20"/>
            <w:szCs w:val="20"/>
            <w:lang w:val="en-US"/>
          </w:rPr>
          <w:t xml:space="preserve"> you</w:t>
        </w:r>
      </w:ins>
      <w:del w:id="61" w:author="Shaman, Jeffrey L." w:date="2023-08-25T11:44:00Z">
        <w:r w:rsidRPr="00BB1BB5" w:rsidDel="00A42404">
          <w:rPr>
            <w:rFonts w:ascii="Arial" w:hAnsi="Arial" w:cs="Arial"/>
            <w:color w:val="000000" w:themeColor="text1"/>
            <w:sz w:val="20"/>
            <w:szCs w:val="20"/>
            <w:lang w:val="en-US"/>
          </w:rPr>
          <w:delText>s</w:delText>
        </w:r>
      </w:del>
      <w:r w:rsidRPr="00BB1BB5">
        <w:rPr>
          <w:rFonts w:ascii="Arial" w:hAnsi="Arial" w:cs="Arial"/>
          <w:color w:val="000000" w:themeColor="text1"/>
          <w:sz w:val="20"/>
          <w:szCs w:val="20"/>
          <w:lang w:val="en-US"/>
        </w:rPr>
        <w:t xml:space="preserve"> for this comment. </w:t>
      </w:r>
      <w:del w:id="62" w:author="Shaman, Jeffrey L." w:date="2023-08-25T11:45:00Z">
        <w:r w:rsidRPr="00BB1BB5" w:rsidDel="00A42404">
          <w:rPr>
            <w:rFonts w:ascii="Arial" w:hAnsi="Arial" w:cs="Arial"/>
            <w:color w:val="000000" w:themeColor="text1"/>
            <w:sz w:val="20"/>
            <w:szCs w:val="20"/>
            <w:lang w:val="en-US"/>
          </w:rPr>
          <w:delText xml:space="preserve">Our </w:delText>
        </w:r>
      </w:del>
      <w:del w:id="63" w:author="Shaman, Jeffrey L." w:date="2023-08-25T11:44:00Z">
        <w:r w:rsidRPr="00BB1BB5" w:rsidDel="00A42404">
          <w:rPr>
            <w:rFonts w:ascii="Arial" w:hAnsi="Arial" w:cs="Arial"/>
            <w:color w:val="000000" w:themeColor="text1"/>
            <w:sz w:val="20"/>
            <w:szCs w:val="20"/>
            <w:lang w:val="en-US"/>
          </w:rPr>
          <w:delText xml:space="preserve">first </w:delText>
        </w:r>
      </w:del>
      <w:del w:id="64" w:author="Shaman, Jeffrey L." w:date="2023-08-25T11:45:00Z">
        <w:r w:rsidRPr="00BB1BB5" w:rsidDel="00A42404">
          <w:rPr>
            <w:rFonts w:ascii="Arial" w:hAnsi="Arial" w:cs="Arial"/>
            <w:color w:val="000000" w:themeColor="text1"/>
            <w:sz w:val="20"/>
            <w:szCs w:val="20"/>
            <w:lang w:val="en-US"/>
          </w:rPr>
          <w:delText xml:space="preserve">rationale was using the simplest model (ARIMA), to compare against the dynamical models. </w:delText>
        </w:r>
      </w:del>
      <w:r w:rsidRPr="00BB1BB5">
        <w:rPr>
          <w:rFonts w:ascii="Arial" w:hAnsi="Arial" w:cs="Arial"/>
          <w:color w:val="000000" w:themeColor="text1"/>
          <w:sz w:val="20"/>
          <w:szCs w:val="20"/>
          <w:lang w:val="en-US"/>
        </w:rPr>
        <w:t>We</w:t>
      </w:r>
      <w:r w:rsidR="00BE7378">
        <w:rPr>
          <w:rFonts w:ascii="Arial" w:hAnsi="Arial" w:cs="Arial"/>
          <w:color w:val="000000" w:themeColor="text1"/>
          <w:sz w:val="20"/>
          <w:szCs w:val="20"/>
          <w:lang w:val="en-US"/>
        </w:rPr>
        <w:t xml:space="preserve"> now</w:t>
      </w:r>
      <w:r w:rsidRPr="00BB1BB5">
        <w:rPr>
          <w:rFonts w:ascii="Arial" w:hAnsi="Arial" w:cs="Arial"/>
          <w:color w:val="000000" w:themeColor="text1"/>
          <w:sz w:val="20"/>
          <w:szCs w:val="20"/>
          <w:lang w:val="en-US"/>
        </w:rPr>
        <w:t xml:space="preserve"> </w:t>
      </w:r>
      <w:r w:rsidR="00BE7378">
        <w:rPr>
          <w:rFonts w:ascii="Arial" w:hAnsi="Arial" w:cs="Arial"/>
          <w:color w:val="000000" w:themeColor="text1"/>
          <w:sz w:val="20"/>
          <w:szCs w:val="20"/>
          <w:lang w:val="en-US"/>
        </w:rPr>
        <w:t>include</w:t>
      </w:r>
      <w:r w:rsidRPr="00BB1BB5">
        <w:rPr>
          <w:rFonts w:ascii="Arial" w:hAnsi="Arial" w:cs="Arial"/>
          <w:color w:val="000000" w:themeColor="text1"/>
          <w:sz w:val="20"/>
          <w:szCs w:val="20"/>
          <w:lang w:val="en-US"/>
        </w:rPr>
        <w:t xml:space="preserve"> comparisons with SARIMA</w:t>
      </w:r>
      <w:ins w:id="65" w:author="Shaman, Jeffrey L." w:date="2023-08-25T11:45:00Z">
        <w:r w:rsidR="00A42404">
          <w:rPr>
            <w:rFonts w:ascii="Arial" w:hAnsi="Arial" w:cs="Arial"/>
            <w:color w:val="000000" w:themeColor="text1"/>
            <w:sz w:val="20"/>
            <w:szCs w:val="20"/>
            <w:lang w:val="en-US"/>
          </w:rPr>
          <w:t xml:space="preserve">. </w:t>
        </w:r>
      </w:ins>
      <w:del w:id="66" w:author="Shaman, Jeffrey L." w:date="2023-08-25T11:45:00Z">
        <w:r w:rsidRPr="00BB1BB5" w:rsidDel="00A42404">
          <w:rPr>
            <w:rFonts w:ascii="Arial" w:hAnsi="Arial" w:cs="Arial"/>
            <w:color w:val="000000" w:themeColor="text1"/>
            <w:sz w:val="20"/>
            <w:szCs w:val="20"/>
            <w:lang w:val="en-US"/>
          </w:rPr>
          <w:delText xml:space="preserve"> and validate</w:delText>
        </w:r>
        <w:r w:rsidR="00BE7378" w:rsidDel="00A42404">
          <w:rPr>
            <w:rFonts w:ascii="Arial" w:hAnsi="Arial" w:cs="Arial"/>
            <w:color w:val="000000" w:themeColor="text1"/>
            <w:sz w:val="20"/>
            <w:szCs w:val="20"/>
            <w:lang w:val="en-US"/>
          </w:rPr>
          <w:delText xml:space="preserve">d </w:delText>
        </w:r>
        <w:r w:rsidRPr="00BB1BB5" w:rsidDel="00A42404">
          <w:rPr>
            <w:rFonts w:ascii="Arial" w:hAnsi="Arial" w:cs="Arial"/>
            <w:color w:val="000000" w:themeColor="text1"/>
            <w:sz w:val="20"/>
            <w:szCs w:val="20"/>
            <w:lang w:val="en-US"/>
          </w:rPr>
          <w:delText xml:space="preserve"> performance</w:delText>
        </w:r>
        <w:r w:rsidR="00BE7378" w:rsidDel="00A42404">
          <w:rPr>
            <w:rFonts w:ascii="Arial" w:hAnsi="Arial" w:cs="Arial"/>
            <w:color w:val="000000" w:themeColor="text1"/>
            <w:sz w:val="20"/>
            <w:szCs w:val="20"/>
            <w:lang w:val="en-US"/>
          </w:rPr>
          <w:delText>s</w:delText>
        </w:r>
        <w:r w:rsidRPr="00BB1BB5" w:rsidDel="00A42404">
          <w:rPr>
            <w:rFonts w:ascii="Arial" w:hAnsi="Arial" w:cs="Arial"/>
            <w:color w:val="000000" w:themeColor="text1"/>
            <w:sz w:val="20"/>
            <w:szCs w:val="20"/>
            <w:lang w:val="en-US"/>
          </w:rPr>
          <w:delText xml:space="preserve"> of all the models and the MME. </w:delText>
        </w:r>
      </w:del>
      <w:r w:rsidRPr="00BB1BB5">
        <w:rPr>
          <w:rFonts w:ascii="Arial" w:hAnsi="Arial" w:cs="Arial"/>
          <w:color w:val="000000" w:themeColor="text1"/>
          <w:sz w:val="20"/>
          <w:szCs w:val="20"/>
          <w:lang w:val="en-US"/>
        </w:rPr>
        <w:t xml:space="preserve">We </w:t>
      </w:r>
      <w:r w:rsidR="00BE7378" w:rsidRPr="00BB1BB5">
        <w:rPr>
          <w:rFonts w:ascii="Arial" w:hAnsi="Arial" w:cs="Arial"/>
          <w:color w:val="000000" w:themeColor="text1"/>
          <w:sz w:val="20"/>
          <w:szCs w:val="20"/>
          <w:lang w:val="en-US"/>
        </w:rPr>
        <w:t>present the performance of all the individual dynamical and statistical models across the 3</w:t>
      </w:r>
      <w:r w:rsidRPr="00BB1BB5">
        <w:rPr>
          <w:rFonts w:ascii="Arial" w:hAnsi="Arial" w:cs="Arial"/>
          <w:color w:val="000000" w:themeColor="text1"/>
          <w:sz w:val="20"/>
          <w:szCs w:val="20"/>
          <w:lang w:val="en-US"/>
        </w:rPr>
        <w:t xml:space="preserve"> data splits introduced in the main text</w:t>
      </w:r>
      <w:r w:rsidR="00BE7378">
        <w:rPr>
          <w:rFonts w:ascii="Arial" w:hAnsi="Arial" w:cs="Arial"/>
          <w:color w:val="000000" w:themeColor="text1"/>
          <w:sz w:val="20"/>
          <w:szCs w:val="20"/>
          <w:lang w:val="en-US"/>
        </w:rPr>
        <w:t>:</w:t>
      </w:r>
      <w:r w:rsidRPr="00BB1BB5">
        <w:rPr>
          <w:rFonts w:ascii="Arial" w:hAnsi="Arial" w:cs="Arial"/>
          <w:color w:val="000000" w:themeColor="text1"/>
          <w:sz w:val="20"/>
          <w:szCs w:val="20"/>
          <w:lang w:val="en-US"/>
        </w:rPr>
        <w:t xml:space="preserve"> before the complete vaccination regime (2011), after it, and during the whole study period (figure</w:t>
      </w:r>
      <w:r w:rsidR="008F6B9B">
        <w:rPr>
          <w:rFonts w:ascii="Arial" w:hAnsi="Arial" w:cs="Arial"/>
          <w:color w:val="000000" w:themeColor="text1"/>
          <w:sz w:val="20"/>
          <w:szCs w:val="20"/>
          <w:lang w:val="en-US"/>
        </w:rPr>
        <w:t>s below</w:t>
      </w:r>
      <w:r w:rsidRPr="00BB1BB5">
        <w:rPr>
          <w:rFonts w:ascii="Arial" w:hAnsi="Arial" w:cs="Arial"/>
          <w:color w:val="000000" w:themeColor="text1"/>
          <w:sz w:val="20"/>
          <w:szCs w:val="20"/>
          <w:lang w:val="en-US"/>
        </w:rPr>
        <w:t>). We produce</w:t>
      </w:r>
      <w:del w:id="67" w:author="Shaman, Jeffrey L." w:date="2023-08-25T11:46:00Z">
        <w:r w:rsidRPr="00BB1BB5" w:rsidDel="00A42404">
          <w:rPr>
            <w:rFonts w:ascii="Arial" w:hAnsi="Arial" w:cs="Arial"/>
            <w:color w:val="000000" w:themeColor="text1"/>
            <w:sz w:val="20"/>
            <w:szCs w:val="20"/>
            <w:lang w:val="en-US"/>
          </w:rPr>
          <w:delText>d</w:delText>
        </w:r>
      </w:del>
      <w:r w:rsidRPr="00BB1BB5">
        <w:rPr>
          <w:rFonts w:ascii="Arial" w:hAnsi="Arial" w:cs="Arial"/>
          <w:color w:val="000000" w:themeColor="text1"/>
          <w:sz w:val="20"/>
          <w:szCs w:val="20"/>
          <w:lang w:val="en-US"/>
        </w:rPr>
        <w:t xml:space="preserve"> the MME using the past performance (See </w:t>
      </w:r>
      <w:r w:rsidRPr="000E1709">
        <w:rPr>
          <w:rFonts w:ascii="Arial" w:hAnsi="Arial" w:cs="Arial"/>
          <w:b/>
          <w:bCs/>
          <w:color w:val="000000" w:themeColor="text1"/>
          <w:sz w:val="20"/>
          <w:szCs w:val="20"/>
          <w:lang w:val="en-US"/>
        </w:rPr>
        <w:t>Multi-model ensemble of forecasting models and evaluation</w:t>
      </w:r>
      <w:r w:rsidRPr="00BB1BB5">
        <w:rPr>
          <w:rFonts w:ascii="Arial" w:hAnsi="Arial" w:cs="Arial"/>
          <w:color w:val="000000" w:themeColor="text1"/>
          <w:sz w:val="20"/>
          <w:szCs w:val="20"/>
          <w:lang w:val="en-US"/>
        </w:rPr>
        <w:t xml:space="preserve"> in section </w:t>
      </w:r>
      <w:r w:rsidRPr="000E1709">
        <w:rPr>
          <w:rFonts w:ascii="Arial" w:hAnsi="Arial" w:cs="Arial"/>
          <w:b/>
          <w:bCs/>
          <w:color w:val="000000" w:themeColor="text1"/>
          <w:sz w:val="20"/>
          <w:szCs w:val="20"/>
          <w:lang w:val="en-US"/>
        </w:rPr>
        <w:t>Materials and Methods</w:t>
      </w:r>
      <w:r w:rsidRPr="00BB1BB5">
        <w:rPr>
          <w:rFonts w:ascii="Arial" w:hAnsi="Arial" w:cs="Arial"/>
          <w:color w:val="000000" w:themeColor="text1"/>
          <w:sz w:val="20"/>
          <w:szCs w:val="20"/>
          <w:lang w:val="en-US"/>
        </w:rPr>
        <w:t xml:space="preserve"> of the Main text) of the 3 individual dynamical models and the 2 statistical models (ARIMA and SARIMA). We evaluate</w:t>
      </w:r>
      <w:del w:id="68" w:author="Shaman, Jeffrey L." w:date="2023-08-25T11:46:00Z">
        <w:r w:rsidRPr="00BB1BB5" w:rsidDel="00A42404">
          <w:rPr>
            <w:rFonts w:ascii="Arial" w:hAnsi="Arial" w:cs="Arial"/>
            <w:color w:val="000000" w:themeColor="text1"/>
            <w:sz w:val="20"/>
            <w:szCs w:val="20"/>
            <w:lang w:val="en-US"/>
          </w:rPr>
          <w:delText>d</w:delText>
        </w:r>
      </w:del>
      <w:r w:rsidRPr="00BB1BB5">
        <w:rPr>
          <w:rFonts w:ascii="Arial" w:hAnsi="Arial" w:cs="Arial"/>
          <w:color w:val="000000" w:themeColor="text1"/>
          <w:sz w:val="20"/>
          <w:szCs w:val="20"/>
          <w:lang w:val="en-US"/>
        </w:rPr>
        <w:t xml:space="preserve"> the performance with a proper scoring rule for probabilistic forecasts</w:t>
      </w:r>
      <w:r w:rsidR="00D76DEC">
        <w:rPr>
          <w:rFonts w:ascii="Arial" w:hAnsi="Arial" w:cs="Arial"/>
          <w:color w:val="000000" w:themeColor="text1"/>
          <w:sz w:val="20"/>
          <w:szCs w:val="20"/>
          <w:lang w:val="en-US"/>
        </w:rPr>
        <w:t>:</w:t>
      </w:r>
      <w:r w:rsidRPr="00BB1BB5">
        <w:rPr>
          <w:rFonts w:ascii="Arial" w:hAnsi="Arial" w:cs="Arial"/>
          <w:color w:val="000000" w:themeColor="text1"/>
          <w:sz w:val="20"/>
          <w:szCs w:val="20"/>
          <w:lang w:val="en-US"/>
        </w:rPr>
        <w:t xml:space="preserve"> the WIS. We </w:t>
      </w:r>
      <w:del w:id="69" w:author="Shaman, Jeffrey L." w:date="2023-08-25T11:46:00Z">
        <w:r w:rsidRPr="00BB1BB5" w:rsidDel="008906E5">
          <w:rPr>
            <w:rFonts w:ascii="Arial" w:hAnsi="Arial" w:cs="Arial"/>
            <w:color w:val="000000" w:themeColor="text1"/>
            <w:sz w:val="20"/>
            <w:szCs w:val="20"/>
            <w:lang w:val="en-US"/>
          </w:rPr>
          <w:delText>found</w:delText>
        </w:r>
      </w:del>
      <w:ins w:id="70" w:author="Shaman, Jeffrey L." w:date="2023-08-25T11:46:00Z">
        <w:r w:rsidR="008906E5">
          <w:rPr>
            <w:rFonts w:ascii="Arial" w:hAnsi="Arial" w:cs="Arial"/>
            <w:color w:val="000000" w:themeColor="text1"/>
            <w:sz w:val="20"/>
            <w:szCs w:val="20"/>
            <w:lang w:val="en-US"/>
          </w:rPr>
          <w:t>find</w:t>
        </w:r>
      </w:ins>
      <w:r w:rsidRPr="00BB1BB5">
        <w:rPr>
          <w:rFonts w:ascii="Arial" w:hAnsi="Arial" w:cs="Arial"/>
          <w:color w:val="000000" w:themeColor="text1"/>
          <w:sz w:val="20"/>
          <w:szCs w:val="20"/>
          <w:lang w:val="en-US"/>
        </w:rPr>
        <w:t>, as with the previous results, the dynamical models outcompete the statistical ones. The width of the forecast in both the ARIMA and the SARIMA is penalized by the probabilistic scoring rule.</w:t>
      </w:r>
      <w:r w:rsidRPr="00BB1BB5">
        <w:rPr>
          <w:rFonts w:ascii="MS Gothic" w:eastAsia="MS Gothic" w:hAnsi="MS Gothic" w:cs="MS Gothic" w:hint="eastAsia"/>
          <w:color w:val="000000" w:themeColor="text1"/>
          <w:sz w:val="20"/>
          <w:szCs w:val="20"/>
          <w:lang w:val="en-US"/>
        </w:rPr>
        <w:t> </w:t>
      </w:r>
      <w:r w:rsidRPr="00BB1BB5">
        <w:rPr>
          <w:rFonts w:ascii="Arial" w:hAnsi="Arial" w:cs="Arial"/>
          <w:color w:val="000000" w:themeColor="text1"/>
          <w:sz w:val="20"/>
          <w:szCs w:val="20"/>
          <w:lang w:val="en-US"/>
        </w:rPr>
        <w:t xml:space="preserve">In </w:t>
      </w:r>
      <w:r w:rsidR="00D76DEC">
        <w:rPr>
          <w:rFonts w:ascii="Arial" w:hAnsi="Arial" w:cs="Arial"/>
          <w:color w:val="000000" w:themeColor="text1"/>
          <w:sz w:val="20"/>
          <w:szCs w:val="20"/>
          <w:lang w:val="en-US"/>
        </w:rPr>
        <w:t>Figure R2</w:t>
      </w:r>
      <w:r w:rsidRPr="00BB1BB5">
        <w:rPr>
          <w:rFonts w:ascii="Arial" w:hAnsi="Arial" w:cs="Arial"/>
          <w:color w:val="000000" w:themeColor="text1"/>
          <w:sz w:val="20"/>
          <w:szCs w:val="20"/>
          <w:lang w:val="en-US"/>
        </w:rPr>
        <w:t>, we present (1) the mean WIS of all 5 individual models across the data splits and (2) the distribution of the WIS of the models across the data splits.</w:t>
      </w:r>
      <w:r w:rsidR="00032020" w:rsidRPr="00032020">
        <w:t xml:space="preserve"> </w:t>
      </w:r>
      <w:r w:rsidR="00032020" w:rsidRPr="00032020">
        <w:rPr>
          <w:rFonts w:ascii="Arial" w:hAnsi="Arial" w:cs="Arial"/>
          <w:color w:val="000000" w:themeColor="text1"/>
          <w:sz w:val="20"/>
          <w:szCs w:val="20"/>
          <w:lang w:val="en-US"/>
        </w:rPr>
        <w:t xml:space="preserve">Our finding that mechanistic models perform better </w:t>
      </w:r>
      <w:r w:rsidR="00032020">
        <w:rPr>
          <w:rFonts w:ascii="Arial" w:hAnsi="Arial" w:cs="Arial"/>
          <w:color w:val="000000" w:themeColor="text1"/>
          <w:sz w:val="20"/>
          <w:szCs w:val="20"/>
          <w:lang w:val="en-US"/>
        </w:rPr>
        <w:t>across different data splits and forecast horizons</w:t>
      </w:r>
      <w:r w:rsidR="00032020" w:rsidRPr="00032020">
        <w:rPr>
          <w:rFonts w:ascii="Arial" w:hAnsi="Arial" w:cs="Arial"/>
          <w:color w:val="000000" w:themeColor="text1"/>
          <w:sz w:val="20"/>
          <w:szCs w:val="20"/>
          <w:lang w:val="en-US"/>
        </w:rPr>
        <w:t xml:space="preserve"> </w:t>
      </w:r>
      <w:del w:id="71" w:author="Shaman, Jeffrey L." w:date="2023-08-25T11:46:00Z">
        <w:r w:rsidR="00032020" w:rsidRPr="00032020" w:rsidDel="008906E5">
          <w:rPr>
            <w:rFonts w:ascii="Arial" w:hAnsi="Arial" w:cs="Arial"/>
            <w:color w:val="000000" w:themeColor="text1"/>
            <w:sz w:val="20"/>
            <w:szCs w:val="20"/>
            <w:lang w:val="en-US"/>
          </w:rPr>
          <w:delText xml:space="preserve">yields </w:delText>
        </w:r>
      </w:del>
      <w:ins w:id="72" w:author="Shaman, Jeffrey L." w:date="2023-08-25T11:46:00Z">
        <w:r w:rsidR="008906E5">
          <w:rPr>
            <w:rFonts w:ascii="Arial" w:hAnsi="Arial" w:cs="Arial"/>
            <w:color w:val="000000" w:themeColor="text1"/>
            <w:sz w:val="20"/>
            <w:szCs w:val="20"/>
            <w:lang w:val="en-US"/>
          </w:rPr>
          <w:t>remains</w:t>
        </w:r>
        <w:r w:rsidR="008906E5" w:rsidRPr="00032020">
          <w:rPr>
            <w:rFonts w:ascii="Arial" w:hAnsi="Arial" w:cs="Arial"/>
            <w:color w:val="000000" w:themeColor="text1"/>
            <w:sz w:val="20"/>
            <w:szCs w:val="20"/>
            <w:lang w:val="en-US"/>
          </w:rPr>
          <w:t xml:space="preserve"> </w:t>
        </w:r>
      </w:ins>
      <w:r w:rsidR="00032020" w:rsidRPr="00032020">
        <w:rPr>
          <w:rFonts w:ascii="Arial" w:hAnsi="Arial" w:cs="Arial"/>
          <w:color w:val="000000" w:themeColor="text1"/>
          <w:sz w:val="20"/>
          <w:szCs w:val="20"/>
          <w:lang w:val="en-US"/>
        </w:rPr>
        <w:t>after the addition of the</w:t>
      </w:r>
      <w:r w:rsidR="00BA0AAB">
        <w:rPr>
          <w:rFonts w:ascii="Arial" w:hAnsi="Arial" w:cs="Arial"/>
          <w:color w:val="000000" w:themeColor="text1"/>
          <w:sz w:val="20"/>
          <w:szCs w:val="20"/>
          <w:lang w:val="en-US"/>
        </w:rPr>
        <w:t xml:space="preserve"> </w:t>
      </w:r>
      <w:r w:rsidR="00032020" w:rsidRPr="00032020">
        <w:rPr>
          <w:rFonts w:ascii="Arial" w:hAnsi="Arial" w:cs="Arial"/>
          <w:color w:val="000000" w:themeColor="text1"/>
          <w:sz w:val="20"/>
          <w:szCs w:val="20"/>
          <w:lang w:val="en-US"/>
        </w:rPr>
        <w:t>SARIMA model</w:t>
      </w:r>
      <w:r w:rsidR="005E7545">
        <w:rPr>
          <w:rFonts w:ascii="Arial" w:hAnsi="Arial" w:cs="Arial"/>
          <w:color w:val="000000" w:themeColor="text1"/>
          <w:sz w:val="20"/>
          <w:szCs w:val="20"/>
          <w:lang w:val="en-US"/>
        </w:rPr>
        <w:t xml:space="preserve">. </w:t>
      </w:r>
      <w:r w:rsidRPr="00BB1BB5">
        <w:rPr>
          <w:rFonts w:ascii="Arial" w:hAnsi="Arial" w:cs="Arial"/>
          <w:color w:val="000000" w:themeColor="text1"/>
          <w:sz w:val="20"/>
          <w:szCs w:val="20"/>
          <w:lang w:val="en-US"/>
        </w:rPr>
        <w:t xml:space="preserve"> We </w:t>
      </w:r>
      <w:del w:id="73" w:author="Shaman, Jeffrey L." w:date="2023-08-25T11:46:00Z">
        <w:r w:rsidRPr="00BB1BB5" w:rsidDel="008906E5">
          <w:rPr>
            <w:rFonts w:ascii="Arial" w:hAnsi="Arial" w:cs="Arial"/>
            <w:color w:val="000000" w:themeColor="text1"/>
            <w:sz w:val="20"/>
            <w:szCs w:val="20"/>
            <w:lang w:val="en-US"/>
          </w:rPr>
          <w:delText xml:space="preserve">found </w:delText>
        </w:r>
      </w:del>
      <w:ins w:id="74" w:author="Shaman, Jeffrey L." w:date="2023-08-25T11:46:00Z">
        <w:r w:rsidR="008906E5">
          <w:rPr>
            <w:rFonts w:ascii="Arial" w:hAnsi="Arial" w:cs="Arial"/>
            <w:color w:val="000000" w:themeColor="text1"/>
            <w:sz w:val="20"/>
            <w:szCs w:val="20"/>
            <w:lang w:val="en-US"/>
          </w:rPr>
          <w:t>find</w:t>
        </w:r>
        <w:r w:rsidR="008906E5" w:rsidRPr="00BB1BB5">
          <w:rPr>
            <w:rFonts w:ascii="Arial" w:hAnsi="Arial" w:cs="Arial"/>
            <w:color w:val="000000" w:themeColor="text1"/>
            <w:sz w:val="20"/>
            <w:szCs w:val="20"/>
            <w:lang w:val="en-US"/>
          </w:rPr>
          <w:t xml:space="preserve"> </w:t>
        </w:r>
      </w:ins>
      <w:r w:rsidRPr="00BB1BB5">
        <w:rPr>
          <w:rFonts w:ascii="Arial" w:hAnsi="Arial" w:cs="Arial"/>
          <w:color w:val="000000" w:themeColor="text1"/>
          <w:sz w:val="20"/>
          <w:szCs w:val="20"/>
          <w:lang w:val="en-US"/>
        </w:rPr>
        <w:t xml:space="preserve">that the SARIMA had a better performance than the ARIMA. </w:t>
      </w:r>
    </w:p>
    <w:p w14:paraId="72C4CC61" w14:textId="77777777" w:rsidR="00D34A5F" w:rsidRDefault="00D34A5F" w:rsidP="00BB1BB5">
      <w:pPr>
        <w:tabs>
          <w:tab w:val="left" w:pos="529"/>
        </w:tabs>
        <w:spacing w:line="360" w:lineRule="auto"/>
        <w:rPr>
          <w:rFonts w:ascii="Arial" w:hAnsi="Arial" w:cs="Arial"/>
          <w:color w:val="000000" w:themeColor="text1"/>
          <w:sz w:val="20"/>
          <w:szCs w:val="20"/>
          <w:lang w:val="en-US"/>
        </w:rPr>
      </w:pPr>
    </w:p>
    <w:p w14:paraId="0E1DE40A" w14:textId="4D0D8C84" w:rsidR="00BB1BB5" w:rsidRDefault="00BB1BB5" w:rsidP="00BB1BB5">
      <w:pPr>
        <w:tabs>
          <w:tab w:val="left" w:pos="529"/>
        </w:tabs>
        <w:spacing w:line="360" w:lineRule="auto"/>
        <w:rPr>
          <w:rFonts w:ascii="Arial" w:hAnsi="Arial" w:cs="Arial"/>
          <w:color w:val="000000" w:themeColor="text1"/>
          <w:sz w:val="20"/>
          <w:szCs w:val="20"/>
          <w:lang w:val="en-US"/>
        </w:rPr>
      </w:pPr>
      <w:r w:rsidRPr="00BB1BB5">
        <w:rPr>
          <w:rFonts w:ascii="Arial" w:hAnsi="Arial" w:cs="Arial"/>
          <w:color w:val="000000" w:themeColor="text1"/>
          <w:sz w:val="20"/>
          <w:szCs w:val="20"/>
          <w:lang w:val="en-US"/>
        </w:rPr>
        <w:t xml:space="preserve">In the new submission of the main text, we </w:t>
      </w:r>
      <w:ins w:id="75" w:author="Shaman, Jeffrey L." w:date="2023-08-25T11:47:00Z">
        <w:r w:rsidR="008906E5">
          <w:rPr>
            <w:rFonts w:ascii="Arial" w:hAnsi="Arial" w:cs="Arial"/>
            <w:color w:val="000000" w:themeColor="text1"/>
            <w:sz w:val="20"/>
            <w:szCs w:val="20"/>
            <w:lang w:val="en-US"/>
          </w:rPr>
          <w:t xml:space="preserve">have </w:t>
        </w:r>
      </w:ins>
      <w:r w:rsidRPr="00BB1BB5">
        <w:rPr>
          <w:rFonts w:ascii="Arial" w:hAnsi="Arial" w:cs="Arial"/>
          <w:color w:val="000000" w:themeColor="text1"/>
          <w:sz w:val="20"/>
          <w:szCs w:val="20"/>
          <w:lang w:val="en-US"/>
        </w:rPr>
        <w:t xml:space="preserve">included a brief description of the SARIMA model and </w:t>
      </w:r>
      <w:ins w:id="76" w:author="Shaman, Jeffrey L." w:date="2023-08-25T11:46:00Z">
        <w:r w:rsidR="008906E5">
          <w:rPr>
            <w:rFonts w:ascii="Arial" w:hAnsi="Arial" w:cs="Arial"/>
            <w:color w:val="000000" w:themeColor="text1"/>
            <w:sz w:val="20"/>
            <w:szCs w:val="20"/>
            <w:lang w:val="en-US"/>
          </w:rPr>
          <w:t>have</w:t>
        </w:r>
      </w:ins>
      <w:ins w:id="77" w:author="Shaman, Jeffrey L." w:date="2023-08-25T11:47:00Z">
        <w:r w:rsidR="008906E5">
          <w:rPr>
            <w:rFonts w:ascii="Arial" w:hAnsi="Arial" w:cs="Arial"/>
            <w:color w:val="000000" w:themeColor="text1"/>
            <w:sz w:val="20"/>
            <w:szCs w:val="20"/>
            <w:lang w:val="en-US"/>
          </w:rPr>
          <w:t xml:space="preserve"> </w:t>
        </w:r>
      </w:ins>
      <w:r w:rsidRPr="00BB1BB5">
        <w:rPr>
          <w:rFonts w:ascii="Arial" w:hAnsi="Arial" w:cs="Arial"/>
          <w:color w:val="000000" w:themeColor="text1"/>
          <w:sz w:val="20"/>
          <w:szCs w:val="20"/>
          <w:lang w:val="en-US"/>
        </w:rPr>
        <w:t>updated all the figures and tables</w:t>
      </w:r>
      <w:r w:rsidR="00D76DEC">
        <w:rPr>
          <w:rFonts w:ascii="Arial" w:hAnsi="Arial" w:cs="Arial"/>
          <w:color w:val="000000" w:themeColor="text1"/>
          <w:sz w:val="20"/>
          <w:szCs w:val="20"/>
          <w:lang w:val="en-US"/>
        </w:rPr>
        <w:t xml:space="preserve">. We also </w:t>
      </w:r>
      <w:ins w:id="78" w:author="Shaman, Jeffrey L." w:date="2023-08-25T11:47:00Z">
        <w:r w:rsidR="008906E5">
          <w:rPr>
            <w:rFonts w:ascii="Arial" w:hAnsi="Arial" w:cs="Arial"/>
            <w:color w:val="000000" w:themeColor="text1"/>
            <w:sz w:val="20"/>
            <w:szCs w:val="20"/>
            <w:lang w:val="en-US"/>
          </w:rPr>
          <w:t xml:space="preserve">have </w:t>
        </w:r>
      </w:ins>
      <w:r w:rsidR="00D76DEC">
        <w:rPr>
          <w:rFonts w:ascii="Arial" w:hAnsi="Arial" w:cs="Arial"/>
          <w:color w:val="000000" w:themeColor="text1"/>
          <w:sz w:val="20"/>
          <w:szCs w:val="20"/>
          <w:lang w:val="en-US"/>
        </w:rPr>
        <w:t>edited the</w:t>
      </w:r>
      <w:r w:rsidRPr="00BB1BB5">
        <w:rPr>
          <w:rFonts w:ascii="Arial" w:hAnsi="Arial" w:cs="Arial"/>
          <w:color w:val="000000" w:themeColor="text1"/>
          <w:sz w:val="20"/>
          <w:szCs w:val="20"/>
          <w:lang w:val="en-US"/>
        </w:rPr>
        <w:t xml:space="preserve"> figures in the Supplementary Information and the statistical analyses used to assess significant differences between the models.</w:t>
      </w:r>
    </w:p>
    <w:p w14:paraId="3A4B99F7" w14:textId="7D2B8837" w:rsidR="00E737D1" w:rsidRDefault="00E737D1" w:rsidP="00E737D1">
      <w:pPr>
        <w:keepNext/>
        <w:tabs>
          <w:tab w:val="left" w:pos="529"/>
        </w:tabs>
        <w:spacing w:line="360" w:lineRule="auto"/>
      </w:pPr>
      <w:del w:id="79" w:author="Cascante Vega, Jaime E." w:date="2023-08-26T13:54:00Z">
        <w:r w:rsidDel="004D3D15">
          <w:rPr>
            <w:rFonts w:ascii="Arial" w:hAnsi="Arial" w:cs="Arial"/>
            <w:bCs/>
            <w:noProof/>
            <w:color w:val="000000" w:themeColor="text1"/>
            <w:sz w:val="20"/>
            <w:szCs w:val="20"/>
            <w:lang w:val="en-US"/>
          </w:rPr>
          <w:lastRenderedPageBreak/>
          <w:drawing>
            <wp:inline distT="0" distB="0" distL="0" distR="0" wp14:anchorId="4238283A" wp14:editId="762F4E04">
              <wp:extent cx="5731510" cy="7982585"/>
              <wp:effectExtent l="0" t="0" r="0" b="0"/>
              <wp:docPr id="13304908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90868" name="Picture 133049086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982585"/>
                      </a:xfrm>
                      <a:prstGeom prst="rect">
                        <a:avLst/>
                      </a:prstGeom>
                    </pic:spPr>
                  </pic:pic>
                </a:graphicData>
              </a:graphic>
            </wp:inline>
          </w:drawing>
        </w:r>
      </w:del>
      <w:ins w:id="80" w:author="Cascante Vega, Jaime E." w:date="2023-08-26T13:54:00Z">
        <w:r w:rsidR="004D3D15">
          <w:rPr>
            <w:noProof/>
          </w:rPr>
          <w:drawing>
            <wp:inline distT="0" distB="0" distL="0" distR="0" wp14:anchorId="0A159733" wp14:editId="28234163">
              <wp:extent cx="5731510" cy="7982585"/>
              <wp:effectExtent l="0" t="0" r="0" b="0"/>
              <wp:docPr id="192376298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62980" name="Picture 1" descr="A screenshot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7982585"/>
                      </a:xfrm>
                      <a:prstGeom prst="rect">
                        <a:avLst/>
                      </a:prstGeom>
                    </pic:spPr>
                  </pic:pic>
                </a:graphicData>
              </a:graphic>
            </wp:inline>
          </w:drawing>
        </w:r>
      </w:ins>
    </w:p>
    <w:p w14:paraId="1BF36820" w14:textId="110ACF53" w:rsidR="00E737D1" w:rsidRPr="00BB1BB5" w:rsidRDefault="00E737D1" w:rsidP="00E737D1">
      <w:pPr>
        <w:pStyle w:val="Caption"/>
        <w:rPr>
          <w:rFonts w:ascii="Arial" w:hAnsi="Arial" w:cs="Arial"/>
          <w:bCs/>
          <w:color w:val="000000" w:themeColor="text1"/>
          <w:sz w:val="20"/>
          <w:szCs w:val="20"/>
          <w:lang w:val="en-US"/>
        </w:rPr>
      </w:pPr>
      <w:commentRangeStart w:id="81"/>
      <w:commentRangeStart w:id="82"/>
      <w:r>
        <w:t xml:space="preserve">Figure </w:t>
      </w:r>
      <w:r w:rsidR="00A645CE">
        <w:rPr>
          <w:lang w:val="en-US"/>
        </w:rPr>
        <w:t>R</w:t>
      </w:r>
      <w:fldSimple w:instr=" SEQ Figure \* ARABIC ">
        <w:r w:rsidR="00FF6BAD">
          <w:rPr>
            <w:noProof/>
          </w:rPr>
          <w:t>2</w:t>
        </w:r>
      </w:fldSimple>
      <w:r>
        <w:rPr>
          <w:lang w:val="en-US"/>
        </w:rPr>
        <w:t>.</w:t>
      </w:r>
      <w:r w:rsidRPr="0051268D">
        <w:rPr>
          <w:lang w:val="en-US"/>
        </w:rPr>
        <w:t xml:space="preserve"> Mean weighted interval score (WIS) </w:t>
      </w:r>
      <w:r w:rsidR="00015FD0">
        <w:rPr>
          <w:lang w:val="en-US"/>
        </w:rPr>
        <w:t>3 different data splits</w:t>
      </w:r>
      <w:r w:rsidRPr="0051268D">
        <w:rPr>
          <w:lang w:val="en-US"/>
        </w:rPr>
        <w:t>.</w:t>
      </w:r>
      <w:r w:rsidR="0012370C">
        <w:rPr>
          <w:lang w:val="en-US"/>
        </w:rPr>
        <w:t xml:space="preserve"> </w:t>
      </w:r>
      <w:r w:rsidR="0012370C">
        <w:rPr>
          <w:b/>
          <w:bCs/>
          <w:lang w:val="en-US"/>
        </w:rPr>
        <w:t xml:space="preserve">Upper: </w:t>
      </w:r>
      <w:r w:rsidR="0012370C">
        <w:rPr>
          <w:lang w:val="en-US"/>
        </w:rPr>
        <w:t>During all the study period</w:t>
      </w:r>
      <w:r w:rsidR="00D76DEC">
        <w:rPr>
          <w:lang w:val="en-US"/>
        </w:rPr>
        <w:t>s</w:t>
      </w:r>
      <w:r w:rsidR="0012370C">
        <w:rPr>
          <w:lang w:val="en-US"/>
        </w:rPr>
        <w:t>.</w:t>
      </w:r>
      <w:r w:rsidRPr="0051268D">
        <w:rPr>
          <w:lang w:val="en-US"/>
        </w:rPr>
        <w:t xml:space="preserve"> </w:t>
      </w:r>
      <w:r w:rsidR="0012370C">
        <w:rPr>
          <w:b/>
          <w:bCs/>
          <w:lang w:val="en-US"/>
        </w:rPr>
        <w:t>Middle:</w:t>
      </w:r>
      <w:r w:rsidRPr="0051268D">
        <w:rPr>
          <w:lang w:val="en-US"/>
        </w:rPr>
        <w:t xml:space="preserve"> </w:t>
      </w:r>
      <w:r w:rsidR="0012370C">
        <w:rPr>
          <w:lang w:val="en-US"/>
        </w:rPr>
        <w:t>B</w:t>
      </w:r>
      <w:r w:rsidRPr="0051268D">
        <w:rPr>
          <w:lang w:val="en-US"/>
        </w:rPr>
        <w:t>efore completing the vaccination regimen</w:t>
      </w:r>
      <w:r w:rsidR="0012370C">
        <w:rPr>
          <w:lang w:val="en-US"/>
        </w:rPr>
        <w:t xml:space="preserve">. </w:t>
      </w:r>
      <w:r w:rsidR="0012370C">
        <w:rPr>
          <w:b/>
          <w:bCs/>
          <w:lang w:val="en-US"/>
        </w:rPr>
        <w:t xml:space="preserve">Lower: </w:t>
      </w:r>
      <w:r w:rsidR="0012370C">
        <w:rPr>
          <w:lang w:val="en-US"/>
        </w:rPr>
        <w:t>A</w:t>
      </w:r>
      <w:r w:rsidRPr="0051268D">
        <w:rPr>
          <w:lang w:val="en-US"/>
        </w:rPr>
        <w:t xml:space="preserve">fter completing the vaccination regimen. </w:t>
      </w:r>
      <w:r w:rsidRPr="00E737D1">
        <w:rPr>
          <w:lang w:val="en-US"/>
        </w:rPr>
        <w:t>The forecast horizon is</w:t>
      </w:r>
      <w:r>
        <w:rPr>
          <w:lang w:val="en-US"/>
        </w:rPr>
        <w:t xml:space="preserve"> color-coded</w:t>
      </w:r>
      <w:r w:rsidRPr="00E737D1">
        <w:rPr>
          <w:lang w:val="en-US"/>
        </w:rPr>
        <w:t xml:space="preserve">, </w:t>
      </w:r>
      <w:r w:rsidR="0077777F">
        <w:rPr>
          <w:lang w:val="en-US"/>
        </w:rPr>
        <w:t xml:space="preserve">and the models' names are indicated on the x-axis and </w:t>
      </w:r>
      <w:r w:rsidRPr="00E737D1">
        <w:rPr>
          <w:lang w:val="en-US"/>
        </w:rPr>
        <w:t xml:space="preserve">shared </w:t>
      </w:r>
      <w:r w:rsidR="00D76DEC">
        <w:rPr>
          <w:lang w:val="en-US"/>
        </w:rPr>
        <w:t>across</w:t>
      </w:r>
      <w:r w:rsidR="00D76DEC" w:rsidRPr="00E737D1">
        <w:rPr>
          <w:lang w:val="en-US"/>
        </w:rPr>
        <w:t xml:space="preserve"> </w:t>
      </w:r>
      <w:r w:rsidRPr="00E737D1">
        <w:rPr>
          <w:lang w:val="en-US"/>
        </w:rPr>
        <w:t>plots.</w:t>
      </w:r>
      <w:commentRangeEnd w:id="81"/>
      <w:r w:rsidR="008906E5">
        <w:rPr>
          <w:rStyle w:val="CommentReference"/>
          <w:i w:val="0"/>
          <w:iCs w:val="0"/>
          <w:color w:val="auto"/>
        </w:rPr>
        <w:commentReference w:id="81"/>
      </w:r>
      <w:commentRangeEnd w:id="82"/>
      <w:r w:rsidR="004D3D15">
        <w:rPr>
          <w:rStyle w:val="CommentReference"/>
          <w:i w:val="0"/>
          <w:iCs w:val="0"/>
          <w:color w:val="auto"/>
        </w:rPr>
        <w:commentReference w:id="82"/>
      </w:r>
    </w:p>
    <w:p w14:paraId="4CBFF88B" w14:textId="77777777" w:rsidR="00BB1BB5" w:rsidRPr="00F74C31" w:rsidRDefault="00BB1BB5" w:rsidP="00BB1BB5">
      <w:pPr>
        <w:tabs>
          <w:tab w:val="left" w:pos="529"/>
        </w:tabs>
        <w:spacing w:line="360" w:lineRule="auto"/>
        <w:rPr>
          <w:rFonts w:ascii="Arial" w:hAnsi="Arial" w:cs="Arial"/>
          <w:bCs/>
          <w:color w:val="000000"/>
          <w:sz w:val="20"/>
          <w:szCs w:val="20"/>
          <w:lang w:val="en-US"/>
        </w:rPr>
      </w:pPr>
    </w:p>
    <w:p w14:paraId="4800DD17" w14:textId="58F3BEE4" w:rsidR="00403906" w:rsidRPr="002074AC" w:rsidRDefault="00F74C31" w:rsidP="009874C3">
      <w:pPr>
        <w:spacing w:line="360" w:lineRule="auto"/>
        <w:rPr>
          <w:rFonts w:ascii="Arial" w:hAnsi="Arial" w:cs="Arial"/>
          <w:i/>
          <w:iCs/>
          <w:color w:val="808080" w:themeColor="background1" w:themeShade="80"/>
          <w:sz w:val="20"/>
          <w:szCs w:val="20"/>
          <w:lang w:val="en-US"/>
        </w:rPr>
      </w:pPr>
      <w:r w:rsidRPr="002074AC">
        <w:rPr>
          <w:rFonts w:ascii="Arial" w:hAnsi="Arial" w:cs="Arial"/>
          <w:i/>
          <w:iCs/>
          <w:color w:val="808080" w:themeColor="background1" w:themeShade="80"/>
          <w:sz w:val="20"/>
          <w:szCs w:val="20"/>
          <w:lang w:val="en-US"/>
        </w:rPr>
        <w:lastRenderedPageBreak/>
        <w:t>How robust is the multi-model ensemble method to missing data?</w:t>
      </w:r>
      <w:r w:rsidR="00661F83">
        <w:rPr>
          <w:rFonts w:ascii="Arial" w:hAnsi="Arial" w:cs="Arial"/>
          <w:i/>
          <w:iCs/>
          <w:color w:val="808080" w:themeColor="background1" w:themeShade="80"/>
          <w:sz w:val="20"/>
          <w:szCs w:val="20"/>
          <w:lang w:val="en-US"/>
        </w:rPr>
        <w:t xml:space="preserve"> </w:t>
      </w:r>
      <w:del w:id="83" w:author="Shaman, Jeffrey L." w:date="2023-08-25T11:48:00Z">
        <w:r w:rsidR="00661F83" w:rsidDel="008906E5">
          <w:rPr>
            <w:rFonts w:ascii="Arial" w:hAnsi="Arial" w:cs="Arial"/>
            <w:i/>
            <w:iCs/>
            <w:color w:val="FF0000"/>
            <w:sz w:val="20"/>
            <w:szCs w:val="20"/>
            <w:lang w:val="en-US"/>
          </w:rPr>
          <w:delText>DONE</w:delText>
        </w:r>
      </w:del>
    </w:p>
    <w:p w14:paraId="116B5679" w14:textId="64C72C71" w:rsidR="002C4F6C" w:rsidRDefault="002C4F6C" w:rsidP="009874C3">
      <w:pPr>
        <w:spacing w:line="360" w:lineRule="auto"/>
        <w:rPr>
          <w:rFonts w:ascii="ArialMT" w:hAnsi="ArialMT"/>
          <w:sz w:val="20"/>
          <w:szCs w:val="20"/>
        </w:rPr>
      </w:pPr>
      <w:r w:rsidRPr="0037039C">
        <w:rPr>
          <w:rFonts w:ascii="ArialMT" w:hAnsi="ArialMT"/>
          <w:sz w:val="20"/>
          <w:szCs w:val="20"/>
        </w:rPr>
        <w:t xml:space="preserve">The authors claim “For the MME forecasting system based on the past performance of the individual models, the form using all past predictions for establishing component model weights outperformed forms using only recent predictions” What is the basis for this result? Also do you have a way to estimate the marginal gain/loss in performance from increasing/decreasing the number of past predictions? Answering this question could provide help explain contractions found in previous research. </w:t>
      </w:r>
    </w:p>
    <w:p w14:paraId="10F92B99" w14:textId="77777777" w:rsidR="00FB2E4A" w:rsidRDefault="00FB2E4A" w:rsidP="009874C3">
      <w:pPr>
        <w:spacing w:line="360" w:lineRule="auto"/>
        <w:rPr>
          <w:rFonts w:ascii="ArialMT" w:hAnsi="ArialMT"/>
          <w:sz w:val="20"/>
          <w:szCs w:val="20"/>
        </w:rPr>
      </w:pPr>
    </w:p>
    <w:p w14:paraId="6E2F63F9" w14:textId="6A73503F" w:rsidR="001B6C20" w:rsidRDefault="00FB2E4A" w:rsidP="009874C3">
      <w:pPr>
        <w:spacing w:line="360" w:lineRule="auto"/>
        <w:rPr>
          <w:rFonts w:ascii="MS Gothic" w:eastAsia="MS Gothic" w:hAnsi="MS Gothic" w:cs="MS Gothic"/>
          <w:sz w:val="20"/>
          <w:szCs w:val="20"/>
        </w:rPr>
      </w:pPr>
      <w:r w:rsidRPr="00D80CF1">
        <w:rPr>
          <w:rFonts w:ascii="Arial" w:hAnsi="Arial" w:cs="Arial"/>
          <w:i/>
          <w:iCs/>
          <w:color w:val="FF0000"/>
          <w:sz w:val="20"/>
          <w:szCs w:val="20"/>
          <w:lang w:val="en-US"/>
        </w:rPr>
        <w:t>Answer:</w:t>
      </w:r>
      <w:r>
        <w:rPr>
          <w:rFonts w:ascii="Arial" w:hAnsi="Arial" w:cs="Arial"/>
          <w:i/>
          <w:iCs/>
          <w:color w:val="FF0000"/>
          <w:sz w:val="20"/>
          <w:szCs w:val="20"/>
          <w:lang w:val="en-US"/>
        </w:rPr>
        <w:t xml:space="preserve"> </w:t>
      </w:r>
      <w:r w:rsidR="00EF61F2">
        <w:rPr>
          <w:rFonts w:ascii="ArialMT" w:hAnsi="ArialMT"/>
          <w:sz w:val="20"/>
          <w:szCs w:val="20"/>
          <w:lang w:val="en-US"/>
        </w:rPr>
        <w:t>We thank the reviewer for this suggestion</w:t>
      </w:r>
      <w:r w:rsidRPr="00FB2E4A">
        <w:rPr>
          <w:rFonts w:ascii="ArialMT" w:hAnsi="ArialMT"/>
          <w:sz w:val="20"/>
          <w:szCs w:val="20"/>
        </w:rPr>
        <w:t xml:space="preserve">. In the previous submission, we included Supplementary </w:t>
      </w:r>
      <w:r w:rsidR="00EF61F2">
        <w:rPr>
          <w:rFonts w:ascii="ArialMT" w:hAnsi="ArialMT"/>
          <w:sz w:val="20"/>
          <w:szCs w:val="20"/>
          <w:lang w:val="en-US"/>
        </w:rPr>
        <w:t>F</w:t>
      </w:r>
      <w:r w:rsidRPr="00FB2E4A">
        <w:rPr>
          <w:rFonts w:ascii="ArialMT" w:hAnsi="ArialMT"/>
          <w:sz w:val="20"/>
          <w:szCs w:val="20"/>
        </w:rPr>
        <w:t>igures</w:t>
      </w:r>
      <w:r w:rsidR="00EF61F2">
        <w:rPr>
          <w:rFonts w:ascii="ArialMT" w:hAnsi="ArialMT"/>
          <w:sz w:val="20"/>
          <w:szCs w:val="20"/>
          <w:lang w:val="en-US"/>
        </w:rPr>
        <w:t xml:space="preserve"> (Fig 21</w:t>
      </w:r>
      <w:del w:id="84" w:author="Shaman, Jeffrey L." w:date="2023-08-25T11:53:00Z">
        <w:r w:rsidR="00EF61F2" w:rsidDel="008F3A4B">
          <w:rPr>
            <w:rFonts w:ascii="ArialMT" w:hAnsi="ArialMT"/>
            <w:sz w:val="20"/>
            <w:szCs w:val="20"/>
            <w:lang w:val="en-US"/>
          </w:rPr>
          <w:delText>?</w:delText>
        </w:r>
      </w:del>
      <w:r w:rsidR="00EF61F2">
        <w:rPr>
          <w:rFonts w:ascii="ArialMT" w:hAnsi="ArialMT"/>
          <w:sz w:val="20"/>
          <w:szCs w:val="20"/>
          <w:lang w:val="en-US"/>
        </w:rPr>
        <w:t>)</w:t>
      </w:r>
      <w:r w:rsidRPr="00FB2E4A">
        <w:rPr>
          <w:rFonts w:ascii="ArialMT" w:hAnsi="ArialMT"/>
          <w:sz w:val="20"/>
          <w:szCs w:val="20"/>
        </w:rPr>
        <w:t xml:space="preserve"> to </w:t>
      </w:r>
      <w:r w:rsidR="00EF61F2">
        <w:rPr>
          <w:rFonts w:ascii="ArialMT" w:hAnsi="ArialMT"/>
          <w:sz w:val="20"/>
          <w:szCs w:val="20"/>
          <w:lang w:val="en-US"/>
        </w:rPr>
        <w:t>justify</w:t>
      </w:r>
      <w:r w:rsidRPr="00FB2E4A">
        <w:rPr>
          <w:rFonts w:ascii="ArialMT" w:hAnsi="ArialMT"/>
          <w:sz w:val="20"/>
          <w:szCs w:val="20"/>
        </w:rPr>
        <w:t xml:space="preserve"> our </w:t>
      </w:r>
      <w:ins w:id="85" w:author="Cascante Vega, Jaime E." w:date="2023-08-25T17:52:00Z">
        <w:r w:rsidR="00A7119C">
          <w:rPr>
            <w:rFonts w:ascii="ArialMT" w:hAnsi="ArialMT"/>
            <w:sz w:val="20"/>
            <w:szCs w:val="20"/>
            <w:lang w:val="en-US"/>
          </w:rPr>
          <w:t>claim</w:t>
        </w:r>
      </w:ins>
      <w:commentRangeStart w:id="86"/>
      <w:commentRangeStart w:id="87"/>
      <w:del w:id="88" w:author="Cascante Vega, Jaime E." w:date="2023-08-25T17:52:00Z">
        <w:r w:rsidR="00EF61F2" w:rsidDel="00A7119C">
          <w:rPr>
            <w:rFonts w:ascii="ArialMT" w:hAnsi="ArialMT"/>
            <w:sz w:val="20"/>
            <w:szCs w:val="20"/>
            <w:lang w:val="en-US"/>
          </w:rPr>
          <w:delText>selection</w:delText>
        </w:r>
        <w:commentRangeEnd w:id="86"/>
        <w:r w:rsidR="008F3A4B" w:rsidDel="00A7119C">
          <w:rPr>
            <w:rStyle w:val="CommentReference"/>
          </w:rPr>
          <w:commentReference w:id="86"/>
        </w:r>
        <w:commentRangeEnd w:id="87"/>
        <w:r w:rsidR="00A7119C" w:rsidDel="00A7119C">
          <w:rPr>
            <w:rStyle w:val="CommentReference"/>
          </w:rPr>
          <w:commentReference w:id="87"/>
        </w:r>
      </w:del>
      <w:r w:rsidRPr="00FB2E4A">
        <w:rPr>
          <w:rFonts w:ascii="ArialMT" w:hAnsi="ArialMT"/>
          <w:sz w:val="20"/>
          <w:szCs w:val="20"/>
        </w:rPr>
        <w:t>. S</w:t>
      </w:r>
      <w:r w:rsidR="00EF61F2">
        <w:rPr>
          <w:rFonts w:ascii="ArialMT" w:hAnsi="ArialMT"/>
          <w:sz w:val="20"/>
          <w:szCs w:val="20"/>
          <w:lang w:val="en-US"/>
        </w:rPr>
        <w:t>I</w:t>
      </w:r>
      <w:r w:rsidRPr="00FB2E4A">
        <w:rPr>
          <w:rFonts w:ascii="ArialMT" w:hAnsi="ArialMT"/>
          <w:sz w:val="20"/>
          <w:szCs w:val="20"/>
        </w:rPr>
        <w:t xml:space="preserve"> Figure 21</w:t>
      </w:r>
      <w:r w:rsidR="00EF61F2">
        <w:rPr>
          <w:rFonts w:ascii="ArialMT" w:hAnsi="ArialMT"/>
          <w:sz w:val="20"/>
          <w:szCs w:val="20"/>
          <w:lang w:val="en-US"/>
        </w:rPr>
        <w:t xml:space="preserve"> shows</w:t>
      </w:r>
      <w:r w:rsidRPr="00FB2E4A">
        <w:rPr>
          <w:rFonts w:ascii="ArialMT" w:hAnsi="ArialMT"/>
          <w:sz w:val="20"/>
          <w:szCs w:val="20"/>
        </w:rPr>
        <w:t xml:space="preserve"> the mean WIS of the MME built with the past performance from 1m to 6m. We presented this across the 3 </w:t>
      </w:r>
      <w:commentRangeStart w:id="89"/>
      <w:commentRangeEnd w:id="89"/>
      <w:r w:rsidR="00EF61F2">
        <w:rPr>
          <w:rStyle w:val="CommentReference"/>
        </w:rPr>
        <w:commentReference w:id="89"/>
      </w:r>
      <w:r w:rsidR="00244A6D">
        <w:rPr>
          <w:rFonts w:ascii="ArialMT" w:hAnsi="ArialMT"/>
          <w:sz w:val="20"/>
          <w:szCs w:val="20"/>
          <w:lang w:val="en-US"/>
        </w:rPr>
        <w:t xml:space="preserve">data </w:t>
      </w:r>
      <w:r w:rsidRPr="00FB2E4A">
        <w:rPr>
          <w:rFonts w:ascii="ArialMT" w:hAnsi="ArialMT"/>
          <w:sz w:val="20"/>
          <w:szCs w:val="20"/>
        </w:rPr>
        <w:t>splits</w:t>
      </w:r>
      <w:r w:rsidR="005D4522">
        <w:rPr>
          <w:rFonts w:ascii="ArialMT" w:hAnsi="ArialMT"/>
          <w:sz w:val="20"/>
          <w:szCs w:val="20"/>
          <w:lang w:val="en-US"/>
        </w:rPr>
        <w:t xml:space="preserve"> introduced in the main text,</w:t>
      </w:r>
      <w:r w:rsidRPr="00FB2E4A">
        <w:rPr>
          <w:rFonts w:ascii="ArialMT" w:hAnsi="ArialMT"/>
          <w:sz w:val="20"/>
          <w:szCs w:val="20"/>
        </w:rPr>
        <w:t xml:space="preserve"> marked by the comp</w:t>
      </w:r>
      <w:r w:rsidR="00EF61F2">
        <w:rPr>
          <w:rFonts w:ascii="ArialMT" w:hAnsi="ArialMT"/>
          <w:sz w:val="20"/>
          <w:szCs w:val="20"/>
          <w:lang w:val="en-US"/>
        </w:rPr>
        <w:t>l</w:t>
      </w:r>
      <w:r w:rsidRPr="00FB2E4A">
        <w:rPr>
          <w:rFonts w:ascii="ArialMT" w:hAnsi="ArialMT"/>
          <w:sz w:val="20"/>
          <w:szCs w:val="20"/>
        </w:rPr>
        <w:t>etion of the vaccination regimen.</w:t>
      </w:r>
    </w:p>
    <w:p w14:paraId="7DB65117" w14:textId="66115B00" w:rsidR="00FB2E4A" w:rsidRDefault="00EF61F2" w:rsidP="009874C3">
      <w:pPr>
        <w:spacing w:line="360" w:lineRule="auto"/>
        <w:rPr>
          <w:rFonts w:ascii="ArialMT" w:hAnsi="ArialMT"/>
          <w:sz w:val="20"/>
          <w:szCs w:val="20"/>
        </w:rPr>
      </w:pPr>
      <w:r>
        <w:rPr>
          <w:rFonts w:ascii="ArialMT" w:hAnsi="ArialMT"/>
          <w:sz w:val="20"/>
          <w:szCs w:val="20"/>
          <w:lang w:val="en-US"/>
        </w:rPr>
        <w:t>We have investigated</w:t>
      </w:r>
      <w:r w:rsidR="00FB2E4A" w:rsidRPr="00FB2E4A">
        <w:rPr>
          <w:rFonts w:ascii="ArialMT" w:hAnsi="ArialMT"/>
          <w:sz w:val="20"/>
          <w:szCs w:val="20"/>
        </w:rPr>
        <w:t xml:space="preserve"> a systematic way to estimate the marginal loss</w:t>
      </w:r>
      <w:r>
        <w:rPr>
          <w:rFonts w:ascii="ArialMT" w:hAnsi="ArialMT"/>
          <w:sz w:val="20"/>
          <w:szCs w:val="20"/>
          <w:lang w:val="en-US"/>
        </w:rPr>
        <w:t xml:space="preserve"> in performance</w:t>
      </w:r>
      <w:r w:rsidR="00FB2E4A" w:rsidRPr="00FB2E4A">
        <w:rPr>
          <w:rFonts w:ascii="ArialMT" w:hAnsi="ArialMT"/>
          <w:sz w:val="20"/>
          <w:szCs w:val="20"/>
        </w:rPr>
        <w:t xml:space="preserve"> as the number of </w:t>
      </w:r>
      <w:r>
        <w:rPr>
          <w:rFonts w:ascii="ArialMT" w:hAnsi="ArialMT"/>
          <w:sz w:val="20"/>
          <w:szCs w:val="20"/>
          <w:lang w:val="en-US"/>
        </w:rPr>
        <w:t>past prediction</w:t>
      </w:r>
      <w:ins w:id="90" w:author="Shaman, Jeffrey L." w:date="2023-08-25T11:54:00Z">
        <w:r w:rsidR="008F3A4B">
          <w:rPr>
            <w:rFonts w:ascii="ArialMT" w:hAnsi="ArialMT"/>
            <w:sz w:val="20"/>
            <w:szCs w:val="20"/>
            <w:lang w:val="en-US"/>
          </w:rPr>
          <w:t>s</w:t>
        </w:r>
      </w:ins>
      <w:r w:rsidRPr="00FB2E4A">
        <w:rPr>
          <w:rFonts w:ascii="ArialMT" w:hAnsi="ArialMT"/>
          <w:sz w:val="20"/>
          <w:szCs w:val="20"/>
        </w:rPr>
        <w:t xml:space="preserve"> </w:t>
      </w:r>
      <w:r w:rsidR="00FB2E4A" w:rsidRPr="00FB2E4A">
        <w:rPr>
          <w:rFonts w:ascii="ArialMT" w:hAnsi="ArialMT"/>
          <w:sz w:val="20"/>
          <w:szCs w:val="20"/>
        </w:rPr>
        <w:t>used to build the MME decrease</w:t>
      </w:r>
      <w:ins w:id="91" w:author="Shaman, Jeffrey L." w:date="2023-08-25T11:54:00Z">
        <w:r w:rsidR="008F3A4B">
          <w:rPr>
            <w:rFonts w:ascii="ArialMT" w:hAnsi="ArialMT"/>
            <w:sz w:val="20"/>
            <w:szCs w:val="20"/>
            <w:lang w:val="en-US"/>
          </w:rPr>
          <w:t>s</w:t>
        </w:r>
      </w:ins>
      <w:del w:id="92" w:author="Shaman, Jeffrey L." w:date="2023-08-25T11:54:00Z">
        <w:r w:rsidR="00FB2E4A" w:rsidRPr="00FB2E4A" w:rsidDel="008F3A4B">
          <w:rPr>
            <w:rFonts w:ascii="ArialMT" w:hAnsi="ArialMT"/>
            <w:sz w:val="20"/>
            <w:szCs w:val="20"/>
          </w:rPr>
          <w:delText>d</w:delText>
        </w:r>
      </w:del>
      <w:r w:rsidR="00FB2E4A" w:rsidRPr="00FB2E4A">
        <w:rPr>
          <w:rFonts w:ascii="ArialMT" w:hAnsi="ArialMT"/>
          <w:sz w:val="20"/>
          <w:szCs w:val="20"/>
        </w:rPr>
        <w:t>. The first approach is a simple linear regression where the predicted variable is the mean WIS</w:t>
      </w:r>
      <w:r w:rsidR="00C9071F">
        <w:rPr>
          <w:rFonts w:ascii="ArialMT" w:hAnsi="ArialMT"/>
          <w:sz w:val="20"/>
          <w:szCs w:val="20"/>
          <w:lang w:val="en-US"/>
        </w:rPr>
        <w:t>,</w:t>
      </w:r>
      <w:r w:rsidR="00FB2E4A" w:rsidRPr="00FB2E4A">
        <w:rPr>
          <w:rFonts w:ascii="ArialMT" w:hAnsi="ArialMT"/>
          <w:sz w:val="20"/>
          <w:szCs w:val="20"/>
        </w:rPr>
        <w:t xml:space="preserve"> and the predictor is the number of months used to train the MME. In figure</w:t>
      </w:r>
      <w:r>
        <w:rPr>
          <w:rFonts w:ascii="ArialMT" w:hAnsi="ArialMT"/>
          <w:sz w:val="20"/>
          <w:szCs w:val="20"/>
          <w:lang w:val="en-US"/>
        </w:rPr>
        <w:t xml:space="preserve"> R3</w:t>
      </w:r>
      <w:r w:rsidR="00FB2E4A" w:rsidRPr="00FB2E4A">
        <w:rPr>
          <w:rFonts w:ascii="ArialMT" w:hAnsi="ArialMT"/>
          <w:sz w:val="20"/>
          <w:szCs w:val="20"/>
        </w:rPr>
        <w:t>, we present th</w:t>
      </w:r>
      <w:ins w:id="93" w:author="Shaman, Jeffrey L." w:date="2023-08-25T11:55:00Z">
        <w:r w:rsidR="008F3A4B">
          <w:rPr>
            <w:rFonts w:ascii="ArialMT" w:hAnsi="ArialMT"/>
            <w:sz w:val="20"/>
            <w:szCs w:val="20"/>
            <w:lang w:val="en-US"/>
          </w:rPr>
          <w:t>ese findings</w:t>
        </w:r>
      </w:ins>
      <w:del w:id="94" w:author="Shaman, Jeffrey L." w:date="2023-08-25T11:55:00Z">
        <w:r w:rsidR="00FB2E4A" w:rsidRPr="00FB2E4A" w:rsidDel="008F3A4B">
          <w:rPr>
            <w:rFonts w:ascii="ArialMT" w:hAnsi="ArialMT"/>
            <w:sz w:val="20"/>
            <w:szCs w:val="20"/>
          </w:rPr>
          <w:delText>is approach</w:delText>
        </w:r>
      </w:del>
      <w:r w:rsidR="00FB2E4A" w:rsidRPr="00FB2E4A">
        <w:rPr>
          <w:rFonts w:ascii="ArialMT" w:hAnsi="ArialMT"/>
          <w:sz w:val="20"/>
          <w:szCs w:val="20"/>
        </w:rPr>
        <w:t xml:space="preserve">. We fit different </w:t>
      </w:r>
      <w:r>
        <w:rPr>
          <w:rFonts w:ascii="ArialMT" w:hAnsi="ArialMT"/>
          <w:sz w:val="20"/>
          <w:szCs w:val="20"/>
          <w:lang w:val="en-US"/>
        </w:rPr>
        <w:t>linear models</w:t>
      </w:r>
      <w:r w:rsidRPr="00FB2E4A">
        <w:rPr>
          <w:rFonts w:ascii="ArialMT" w:hAnsi="ArialMT"/>
          <w:sz w:val="20"/>
          <w:szCs w:val="20"/>
        </w:rPr>
        <w:t xml:space="preserve"> </w:t>
      </w:r>
      <w:r w:rsidR="00FB2E4A" w:rsidRPr="00FB2E4A">
        <w:rPr>
          <w:rFonts w:ascii="ArialMT" w:hAnsi="ArialMT"/>
          <w:sz w:val="20"/>
          <w:szCs w:val="20"/>
        </w:rPr>
        <w:t xml:space="preserve">considering the 3 data splits introduced and the forecast horizons used to evaluate the models’ performance. We </w:t>
      </w:r>
      <w:del w:id="95" w:author="Shaman, Jeffrey L." w:date="2023-08-25T11:55:00Z">
        <w:r w:rsidR="00FB2E4A" w:rsidRPr="00FB2E4A" w:rsidDel="008F3A4B">
          <w:rPr>
            <w:rFonts w:ascii="ArialMT" w:hAnsi="ArialMT"/>
            <w:sz w:val="20"/>
            <w:szCs w:val="20"/>
          </w:rPr>
          <w:delText xml:space="preserve">found </w:delText>
        </w:r>
      </w:del>
      <w:ins w:id="96" w:author="Shaman, Jeffrey L." w:date="2023-08-25T11:55:00Z">
        <w:r w:rsidR="008F3A4B">
          <w:rPr>
            <w:rFonts w:ascii="ArialMT" w:hAnsi="ArialMT"/>
            <w:sz w:val="20"/>
            <w:szCs w:val="20"/>
            <w:lang w:val="en-US"/>
          </w:rPr>
          <w:t>find</w:t>
        </w:r>
        <w:r w:rsidR="008F3A4B" w:rsidRPr="00FB2E4A">
          <w:rPr>
            <w:rFonts w:ascii="ArialMT" w:hAnsi="ArialMT"/>
            <w:sz w:val="20"/>
            <w:szCs w:val="20"/>
          </w:rPr>
          <w:t xml:space="preserve"> </w:t>
        </w:r>
      </w:ins>
      <w:r w:rsidR="00FB2E4A" w:rsidRPr="00FB2E4A">
        <w:rPr>
          <w:rFonts w:ascii="ArialMT" w:hAnsi="ArialMT"/>
          <w:sz w:val="20"/>
          <w:szCs w:val="20"/>
        </w:rPr>
        <w:t xml:space="preserve">that for combinations of the 3 different periods and forecast horizons, a </w:t>
      </w:r>
      <w:r>
        <w:rPr>
          <w:rFonts w:ascii="ArialMT" w:hAnsi="ArialMT"/>
          <w:sz w:val="20"/>
          <w:szCs w:val="20"/>
          <w:lang w:val="en-US"/>
        </w:rPr>
        <w:t>model</w:t>
      </w:r>
      <w:r w:rsidRPr="00FB2E4A">
        <w:rPr>
          <w:rFonts w:ascii="ArialMT" w:hAnsi="ArialMT"/>
          <w:sz w:val="20"/>
          <w:szCs w:val="20"/>
        </w:rPr>
        <w:t xml:space="preserve"> </w:t>
      </w:r>
      <w:r w:rsidR="00FB2E4A" w:rsidRPr="00FB2E4A">
        <w:rPr>
          <w:rFonts w:ascii="ArialMT" w:hAnsi="ArialMT"/>
          <w:sz w:val="20"/>
          <w:szCs w:val="20"/>
        </w:rPr>
        <w:t xml:space="preserve">with a negative slope accurately predicts the gain in performance (decrease in WIS). We </w:t>
      </w:r>
      <w:del w:id="97" w:author="Shaman, Jeffrey L." w:date="2023-08-25T11:55:00Z">
        <w:r w:rsidR="00FB2E4A" w:rsidRPr="00FB2E4A" w:rsidDel="008F3A4B">
          <w:rPr>
            <w:rFonts w:ascii="ArialMT" w:hAnsi="ArialMT"/>
            <w:sz w:val="20"/>
            <w:szCs w:val="20"/>
          </w:rPr>
          <w:delText xml:space="preserve">found </w:delText>
        </w:r>
      </w:del>
      <w:ins w:id="98" w:author="Shaman, Jeffrey L." w:date="2023-08-25T11:55:00Z">
        <w:r w:rsidR="008F3A4B">
          <w:rPr>
            <w:rFonts w:ascii="ArialMT" w:hAnsi="ArialMT"/>
            <w:sz w:val="20"/>
            <w:szCs w:val="20"/>
            <w:lang w:val="en-US"/>
          </w:rPr>
          <w:t>also find</w:t>
        </w:r>
        <w:r w:rsidR="008F3A4B" w:rsidRPr="00FB2E4A">
          <w:rPr>
            <w:rFonts w:ascii="ArialMT" w:hAnsi="ArialMT"/>
            <w:sz w:val="20"/>
            <w:szCs w:val="20"/>
          </w:rPr>
          <w:t xml:space="preserve"> </w:t>
        </w:r>
      </w:ins>
      <w:r w:rsidR="00FB2E4A" w:rsidRPr="00FB2E4A">
        <w:rPr>
          <w:rFonts w:ascii="ArialMT" w:hAnsi="ArialMT"/>
          <w:sz w:val="20"/>
          <w:szCs w:val="20"/>
        </w:rPr>
        <w:t xml:space="preserve">that the magnitude of the slope increased as the forecast horizon increased, which translates in a more significant improvement as the MME forecast is interrogated with more data. While </w:t>
      </w:r>
      <w:r w:rsidR="00855621">
        <w:rPr>
          <w:rFonts w:ascii="ArialMT" w:hAnsi="ArialMT"/>
          <w:sz w:val="20"/>
          <w:szCs w:val="20"/>
          <w:lang w:val="en-US"/>
        </w:rPr>
        <w:t xml:space="preserve">a </w:t>
      </w:r>
      <w:r w:rsidR="00FB2E4A" w:rsidRPr="00FB2E4A">
        <w:rPr>
          <w:rFonts w:ascii="ArialMT" w:hAnsi="ArialMT"/>
          <w:sz w:val="20"/>
          <w:szCs w:val="20"/>
        </w:rPr>
        <w:t>negative slope explain</w:t>
      </w:r>
      <w:ins w:id="99" w:author="Shaman, Jeffrey L." w:date="2023-08-25T11:55:00Z">
        <w:r w:rsidR="008F3A4B">
          <w:rPr>
            <w:rFonts w:ascii="ArialMT" w:hAnsi="ArialMT"/>
            <w:sz w:val="20"/>
            <w:szCs w:val="20"/>
            <w:lang w:val="en-US"/>
          </w:rPr>
          <w:t>s</w:t>
        </w:r>
      </w:ins>
      <w:del w:id="100" w:author="Shaman, Jeffrey L." w:date="2023-08-25T11:55:00Z">
        <w:r w:rsidR="00FB2E4A" w:rsidRPr="00FB2E4A" w:rsidDel="008F3A4B">
          <w:rPr>
            <w:rFonts w:ascii="ArialMT" w:hAnsi="ArialMT"/>
            <w:sz w:val="20"/>
            <w:szCs w:val="20"/>
          </w:rPr>
          <w:delText>ed</w:delText>
        </w:r>
      </w:del>
      <w:r w:rsidR="00FB2E4A" w:rsidRPr="00FB2E4A">
        <w:rPr>
          <w:rFonts w:ascii="ArialMT" w:hAnsi="ArialMT"/>
          <w:sz w:val="20"/>
          <w:szCs w:val="20"/>
        </w:rPr>
        <w:t xml:space="preserve"> the change in performance for all the 3 data periods considered, the improvement in MME performance </w:t>
      </w:r>
      <w:del w:id="101" w:author="Shaman, Jeffrey L." w:date="2023-08-25T11:56:00Z">
        <w:r w:rsidR="00FB2E4A" w:rsidRPr="00FB2E4A" w:rsidDel="008F3A4B">
          <w:rPr>
            <w:rFonts w:ascii="ArialMT" w:hAnsi="ArialMT"/>
            <w:sz w:val="20"/>
            <w:szCs w:val="20"/>
          </w:rPr>
          <w:delText xml:space="preserve">was </w:delText>
        </w:r>
      </w:del>
      <w:ins w:id="102" w:author="Shaman, Jeffrey L." w:date="2023-08-25T11:56:00Z">
        <w:r w:rsidR="008F3A4B">
          <w:rPr>
            <w:rFonts w:ascii="ArialMT" w:hAnsi="ArialMT"/>
            <w:sz w:val="20"/>
            <w:szCs w:val="20"/>
            <w:lang w:val="en-US"/>
          </w:rPr>
          <w:t>is</w:t>
        </w:r>
        <w:r w:rsidR="008F3A4B" w:rsidRPr="00FB2E4A">
          <w:rPr>
            <w:rFonts w:ascii="ArialMT" w:hAnsi="ArialMT"/>
            <w:sz w:val="20"/>
            <w:szCs w:val="20"/>
          </w:rPr>
          <w:t xml:space="preserve"> </w:t>
        </w:r>
      </w:ins>
      <w:r w:rsidR="00FB2E4A" w:rsidRPr="00FB2E4A">
        <w:rPr>
          <w:rFonts w:ascii="ArialMT" w:hAnsi="ArialMT"/>
          <w:sz w:val="20"/>
          <w:szCs w:val="20"/>
        </w:rPr>
        <w:t xml:space="preserve">more pronounced (higher magnitude of the slope) for the </w:t>
      </w:r>
      <w:r w:rsidR="00855621">
        <w:rPr>
          <w:rFonts w:ascii="ArialMT" w:hAnsi="ArialMT"/>
          <w:sz w:val="20"/>
          <w:szCs w:val="20"/>
          <w:lang w:val="en-US"/>
        </w:rPr>
        <w:t>fi</w:t>
      </w:r>
      <w:ins w:id="103" w:author="Shaman, Jeffrey L." w:date="2023-08-25T11:56:00Z">
        <w:r w:rsidR="008F3A4B">
          <w:rPr>
            <w:rFonts w:ascii="ArialMT" w:hAnsi="ArialMT"/>
            <w:sz w:val="20"/>
            <w:szCs w:val="20"/>
            <w:lang w:val="en-US"/>
          </w:rPr>
          <w:t>r</w:t>
        </w:r>
      </w:ins>
      <w:r w:rsidR="00855621">
        <w:rPr>
          <w:rFonts w:ascii="ArialMT" w:hAnsi="ArialMT"/>
          <w:sz w:val="20"/>
          <w:szCs w:val="20"/>
          <w:lang w:val="en-US"/>
        </w:rPr>
        <w:t>st data period (</w:t>
      </w:r>
      <w:r w:rsidR="00FB2E4A" w:rsidRPr="00FB2E4A">
        <w:rPr>
          <w:rFonts w:ascii="ArialMT" w:hAnsi="ArialMT"/>
          <w:sz w:val="20"/>
          <w:szCs w:val="20"/>
        </w:rPr>
        <w:t>before the comp</w:t>
      </w:r>
      <w:r w:rsidR="00855621">
        <w:rPr>
          <w:rFonts w:ascii="ArialMT" w:hAnsi="ArialMT"/>
          <w:sz w:val="20"/>
          <w:szCs w:val="20"/>
          <w:lang w:val="en-US"/>
        </w:rPr>
        <w:t>l</w:t>
      </w:r>
      <w:r w:rsidR="00FB2E4A" w:rsidRPr="00FB2E4A">
        <w:rPr>
          <w:rFonts w:ascii="ArialMT" w:hAnsi="ArialMT"/>
          <w:sz w:val="20"/>
          <w:szCs w:val="20"/>
        </w:rPr>
        <w:t>etion of vaccination</w:t>
      </w:r>
      <w:r w:rsidR="00855621">
        <w:rPr>
          <w:rFonts w:ascii="ArialMT" w:hAnsi="ArialMT"/>
          <w:sz w:val="20"/>
          <w:szCs w:val="20"/>
          <w:lang w:val="en-US"/>
        </w:rPr>
        <w:t>)</w:t>
      </w:r>
      <w:r w:rsidR="00FB2E4A" w:rsidRPr="00FB2E4A">
        <w:rPr>
          <w:rFonts w:ascii="ArialMT" w:hAnsi="ArialMT"/>
          <w:sz w:val="20"/>
          <w:szCs w:val="20"/>
        </w:rPr>
        <w:t>.  While our approach reveals that increasing information (</w:t>
      </w:r>
      <w:ins w:id="104" w:author="Shaman, Jeffrey L." w:date="2023-08-25T11:56:00Z">
        <w:r w:rsidR="008F3A4B">
          <w:rPr>
            <w:rFonts w:ascii="ArialMT" w:hAnsi="ArialMT"/>
            <w:sz w:val="20"/>
            <w:szCs w:val="20"/>
            <w:lang w:val="en-US"/>
          </w:rPr>
          <w:t xml:space="preserve">i.e. the </w:t>
        </w:r>
      </w:ins>
      <w:del w:id="105" w:author="Shaman, Jeffrey L." w:date="2023-08-25T11:56:00Z">
        <w:r w:rsidR="00FB2E4A" w:rsidRPr="00FB2E4A" w:rsidDel="008F3A4B">
          <w:rPr>
            <w:rFonts w:ascii="ArialMT" w:hAnsi="ArialMT"/>
            <w:sz w:val="20"/>
            <w:szCs w:val="20"/>
          </w:rPr>
          <w:delText xml:space="preserve">past </w:delText>
        </w:r>
      </w:del>
      <w:r w:rsidR="00FB2E4A" w:rsidRPr="00FB2E4A">
        <w:rPr>
          <w:rFonts w:ascii="ArialMT" w:hAnsi="ArialMT"/>
          <w:sz w:val="20"/>
          <w:szCs w:val="20"/>
        </w:rPr>
        <w:t>number of months</w:t>
      </w:r>
      <w:ins w:id="106" w:author="Shaman, Jeffrey L." w:date="2023-08-25T11:56:00Z">
        <w:r w:rsidR="008F3A4B">
          <w:rPr>
            <w:rFonts w:ascii="ArialMT" w:hAnsi="ArialMT"/>
            <w:sz w:val="20"/>
            <w:szCs w:val="20"/>
            <w:lang w:val="en-US"/>
          </w:rPr>
          <w:t xml:space="preserve"> used</w:t>
        </w:r>
      </w:ins>
      <w:r w:rsidR="00FB2E4A" w:rsidRPr="00FB2E4A">
        <w:rPr>
          <w:rFonts w:ascii="ArialMT" w:hAnsi="ArialMT"/>
          <w:sz w:val="20"/>
          <w:szCs w:val="20"/>
        </w:rPr>
        <w:t xml:space="preserve"> to build the MME) </w:t>
      </w:r>
      <w:r w:rsidR="002225CD">
        <w:rPr>
          <w:rFonts w:ascii="ArialMT" w:hAnsi="ArialMT"/>
          <w:sz w:val="20"/>
          <w:szCs w:val="20"/>
        </w:rPr>
        <w:t>increases</w:t>
      </w:r>
      <w:r w:rsidR="00FB2E4A" w:rsidRPr="00FB2E4A">
        <w:rPr>
          <w:rFonts w:ascii="ArialMT" w:hAnsi="ArialMT"/>
          <w:sz w:val="20"/>
          <w:szCs w:val="20"/>
        </w:rPr>
        <w:t xml:space="preserve"> performance, it does not </w:t>
      </w:r>
      <w:del w:id="107" w:author="Shaman, Jeffrey L." w:date="2023-08-25T11:56:00Z">
        <w:r w:rsidR="00FB2E4A" w:rsidRPr="00FB2E4A" w:rsidDel="008F3A4B">
          <w:rPr>
            <w:rFonts w:ascii="ArialMT" w:hAnsi="ArialMT"/>
            <w:sz w:val="20"/>
            <w:szCs w:val="20"/>
          </w:rPr>
          <w:delText xml:space="preserve">allow us to </w:delText>
        </w:r>
      </w:del>
      <w:ins w:id="108" w:author="Shaman, Jeffrey L." w:date="2023-08-25T11:56:00Z">
        <w:r w:rsidR="008F3A4B">
          <w:rPr>
            <w:rFonts w:ascii="ArialMT" w:hAnsi="ArialMT"/>
            <w:sz w:val="20"/>
            <w:szCs w:val="20"/>
            <w:lang w:val="en-US"/>
          </w:rPr>
          <w:t xml:space="preserve">illuminate </w:t>
        </w:r>
      </w:ins>
      <w:del w:id="109" w:author="Shaman, Jeffrey L." w:date="2023-08-25T11:57:00Z">
        <w:r w:rsidR="00FB2E4A" w:rsidRPr="00FB2E4A" w:rsidDel="008F3A4B">
          <w:rPr>
            <w:rFonts w:ascii="ArialMT" w:hAnsi="ArialMT"/>
            <w:sz w:val="20"/>
            <w:szCs w:val="20"/>
          </w:rPr>
          <w:delText xml:space="preserve">understand </w:delText>
        </w:r>
      </w:del>
      <w:r w:rsidR="00FB2E4A" w:rsidRPr="00FB2E4A">
        <w:rPr>
          <w:rFonts w:ascii="ArialMT" w:hAnsi="ArialMT"/>
          <w:sz w:val="20"/>
          <w:szCs w:val="20"/>
        </w:rPr>
        <w:t>possible mechanisms</w:t>
      </w:r>
      <w:ins w:id="110" w:author="Shaman, Jeffrey L." w:date="2023-08-25T11:57:00Z">
        <w:r w:rsidR="008F3A4B">
          <w:rPr>
            <w:rFonts w:ascii="ArialMT" w:hAnsi="ArialMT"/>
            <w:sz w:val="20"/>
            <w:szCs w:val="20"/>
            <w:lang w:val="en-US"/>
          </w:rPr>
          <w:t xml:space="preserve"> underlying this relationship</w:t>
        </w:r>
      </w:ins>
      <w:r w:rsidR="00FB2E4A" w:rsidRPr="00FB2E4A">
        <w:rPr>
          <w:rFonts w:ascii="ArialMT" w:hAnsi="ArialMT"/>
          <w:sz w:val="20"/>
          <w:szCs w:val="20"/>
        </w:rPr>
        <w:t>, which could be leveraged in future research.</w:t>
      </w:r>
    </w:p>
    <w:p w14:paraId="4B3B7123" w14:textId="77777777" w:rsidR="0077606B" w:rsidRDefault="0077606B" w:rsidP="009874C3">
      <w:pPr>
        <w:spacing w:line="360" w:lineRule="auto"/>
        <w:rPr>
          <w:rFonts w:ascii="ArialMT" w:hAnsi="ArialMT"/>
          <w:sz w:val="20"/>
          <w:szCs w:val="20"/>
        </w:rPr>
      </w:pPr>
    </w:p>
    <w:p w14:paraId="0789DCA1" w14:textId="58952D56" w:rsidR="0077606B" w:rsidRDefault="0077606B" w:rsidP="0077606B">
      <w:pPr>
        <w:keepNext/>
        <w:spacing w:line="360" w:lineRule="auto"/>
      </w:pPr>
      <w:del w:id="111" w:author="Cascante Vega, Jaime E." w:date="2023-08-25T17:48:00Z">
        <w:r w:rsidDel="00A7119C">
          <w:rPr>
            <w:rFonts w:ascii="ArialMT" w:hAnsi="ArialMT"/>
            <w:noProof/>
            <w:sz w:val="20"/>
            <w:szCs w:val="20"/>
          </w:rPr>
          <w:lastRenderedPageBreak/>
          <w:drawing>
            <wp:inline distT="0" distB="0" distL="0" distR="0" wp14:anchorId="25505E85" wp14:editId="6E1BF391">
              <wp:extent cx="5731510" cy="3634105"/>
              <wp:effectExtent l="0" t="0" r="0" b="0"/>
              <wp:docPr id="731414926" name="Picture 5" descr="A black background with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414926" name="Picture 5" descr="A black background with purple do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634105"/>
                      </a:xfrm>
                      <a:prstGeom prst="rect">
                        <a:avLst/>
                      </a:prstGeom>
                    </pic:spPr>
                  </pic:pic>
                </a:graphicData>
              </a:graphic>
            </wp:inline>
          </w:drawing>
        </w:r>
      </w:del>
      <w:ins w:id="112" w:author="Cascante Vega, Jaime E." w:date="2023-08-25T17:48:00Z">
        <w:r w:rsidR="00A7119C">
          <w:rPr>
            <w:noProof/>
          </w:rPr>
          <w:drawing>
            <wp:inline distT="0" distB="0" distL="0" distR="0" wp14:anchorId="6DF93360" wp14:editId="1CA6487B">
              <wp:extent cx="5731510" cy="3634105"/>
              <wp:effectExtent l="0" t="0" r="0" b="0"/>
              <wp:docPr id="681559300" name="Picture 1" descr="A black background with purpl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59300" name="Picture 1" descr="A black background with purple do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634105"/>
                      </a:xfrm>
                      <a:prstGeom prst="rect">
                        <a:avLst/>
                      </a:prstGeom>
                    </pic:spPr>
                  </pic:pic>
                </a:graphicData>
              </a:graphic>
            </wp:inline>
          </w:drawing>
        </w:r>
      </w:ins>
    </w:p>
    <w:p w14:paraId="645A95E1" w14:textId="22A1A398" w:rsidR="0077606B" w:rsidRDefault="0077606B" w:rsidP="0077606B">
      <w:pPr>
        <w:pStyle w:val="Caption"/>
        <w:rPr>
          <w:rFonts w:ascii="ArialMT" w:hAnsi="ArialMT"/>
          <w:sz w:val="20"/>
          <w:szCs w:val="20"/>
        </w:rPr>
      </w:pPr>
      <w:r>
        <w:t xml:space="preserve">Figure </w:t>
      </w:r>
      <w:r w:rsidR="00F84251">
        <w:rPr>
          <w:lang w:val="en-US"/>
        </w:rPr>
        <w:t>R</w:t>
      </w:r>
      <w:fldSimple w:instr=" SEQ Figure \* ARABIC ">
        <w:r w:rsidR="00FF6BAD">
          <w:rPr>
            <w:noProof/>
          </w:rPr>
          <w:t>3</w:t>
        </w:r>
      </w:fldSimple>
      <w:r>
        <w:rPr>
          <w:lang w:val="en-US"/>
        </w:rPr>
        <w:t xml:space="preserve">. </w:t>
      </w:r>
      <w:r w:rsidRPr="00D765B8">
        <w:rPr>
          <w:lang w:val="en-US"/>
        </w:rPr>
        <w:t xml:space="preserve">Mean weighted interval score (WIS) as the number of past months used to train the MME </w:t>
      </w:r>
      <w:ins w:id="113" w:author="Shaman, Jeffrey L." w:date="2023-08-25T11:57:00Z">
        <w:r w:rsidR="008F3A4B">
          <w:rPr>
            <w:lang w:val="en-US"/>
          </w:rPr>
          <w:t xml:space="preserve">is </w:t>
        </w:r>
      </w:ins>
      <w:r w:rsidRPr="00D765B8">
        <w:rPr>
          <w:lang w:val="en-US"/>
        </w:rPr>
        <w:t>increased.</w:t>
      </w:r>
      <w:commentRangeStart w:id="114"/>
      <w:commentRangeStart w:id="115"/>
      <w:r w:rsidRPr="00D765B8">
        <w:rPr>
          <w:lang w:val="en-US"/>
        </w:rPr>
        <w:t xml:space="preserve"> The data split is indicated in each row </w:t>
      </w:r>
      <w:commentRangeEnd w:id="114"/>
      <w:r w:rsidR="008F3A4B">
        <w:rPr>
          <w:rStyle w:val="CommentReference"/>
          <w:i w:val="0"/>
          <w:iCs w:val="0"/>
          <w:color w:val="auto"/>
        </w:rPr>
        <w:commentReference w:id="114"/>
      </w:r>
      <w:commentRangeEnd w:id="115"/>
      <w:r w:rsidR="00A7119C">
        <w:rPr>
          <w:rStyle w:val="CommentReference"/>
          <w:i w:val="0"/>
          <w:iCs w:val="0"/>
          <w:color w:val="auto"/>
        </w:rPr>
        <w:commentReference w:id="115"/>
      </w:r>
      <w:r w:rsidRPr="00D765B8">
        <w:rPr>
          <w:lang w:val="en-US"/>
        </w:rPr>
        <w:t xml:space="preserve">and the forecast horizon is indicated in each column. The red dot is the mean WIS of the model trained with all </w:t>
      </w:r>
      <w:del w:id="116" w:author="Shaman, Jeffrey L." w:date="2023-08-25T11:59:00Z">
        <w:r w:rsidRPr="00D765B8" w:rsidDel="008F3A4B">
          <w:rPr>
            <w:lang w:val="en-US"/>
          </w:rPr>
          <w:delText>th</w:delText>
        </w:r>
        <w:r w:rsidDel="008F3A4B">
          <w:rPr>
            <w:lang w:val="en-US"/>
          </w:rPr>
          <w:delText xml:space="preserve">e </w:delText>
        </w:r>
      </w:del>
      <w:r w:rsidRPr="0077606B">
        <w:rPr>
          <w:lang w:val="en-US"/>
        </w:rPr>
        <w:t xml:space="preserve">past </w:t>
      </w:r>
      <w:r w:rsidR="0091668E">
        <w:rPr>
          <w:lang w:val="en-US"/>
        </w:rPr>
        <w:t>performance</w:t>
      </w:r>
      <w:del w:id="117" w:author="Shaman, Jeffrey L." w:date="2023-08-25T11:59:00Z">
        <w:r w:rsidR="0091668E" w:rsidDel="008F3A4B">
          <w:rPr>
            <w:lang w:val="en-US"/>
          </w:rPr>
          <w:delText>s</w:delText>
        </w:r>
      </w:del>
      <w:r w:rsidRPr="0077606B">
        <w:rPr>
          <w:lang w:val="en-US"/>
        </w:rPr>
        <w:t xml:space="preserve">, located for simplicity at </w:t>
      </w:r>
      <w:r>
        <w:rPr>
          <w:lang w:val="en-US"/>
        </w:rPr>
        <w:t>x=7</w:t>
      </w:r>
      <w:r w:rsidRPr="0077606B">
        <w:rPr>
          <w:lang w:val="en-US"/>
        </w:rPr>
        <w:t>.</w:t>
      </w:r>
      <w:r w:rsidR="007E051D">
        <w:rPr>
          <w:lang w:val="en-US"/>
        </w:rPr>
        <w:t xml:space="preserve"> </w:t>
      </w:r>
      <w:r w:rsidR="0091668E">
        <w:rPr>
          <w:lang w:val="en-US"/>
        </w:rPr>
        <w:t>Regressions</w:t>
      </w:r>
      <w:r w:rsidR="007E051D">
        <w:rPr>
          <w:lang w:val="en-US"/>
        </w:rPr>
        <w:t xml:space="preserve"> were performed with all dots (black </w:t>
      </w:r>
      <w:r w:rsidR="000E1299">
        <w:rPr>
          <w:lang w:val="en-US"/>
        </w:rPr>
        <w:t>continuous</w:t>
      </w:r>
      <w:r w:rsidR="007E051D">
        <w:rPr>
          <w:lang w:val="en-US"/>
        </w:rPr>
        <w:t xml:space="preserve"> line) and with purple dots (dashed purple line)</w:t>
      </w:r>
      <w:r w:rsidR="00DD3E88">
        <w:rPr>
          <w:lang w:val="en-US"/>
        </w:rPr>
        <w:t xml:space="preserve"> to exclude the performance of the MME trained with all </w:t>
      </w:r>
      <w:del w:id="118" w:author="Shaman, Jeffrey L." w:date="2023-08-25T11:59:00Z">
        <w:r w:rsidR="00DD3E88" w:rsidDel="008F3A4B">
          <w:rPr>
            <w:lang w:val="en-US"/>
          </w:rPr>
          <w:delText xml:space="preserve">the </w:delText>
        </w:r>
      </w:del>
      <w:r w:rsidR="00DD3E88">
        <w:rPr>
          <w:lang w:val="en-US"/>
        </w:rPr>
        <w:t>past performance</w:t>
      </w:r>
      <w:r w:rsidR="007E051D">
        <w:rPr>
          <w:lang w:val="en-US"/>
        </w:rPr>
        <w:t>.</w:t>
      </w:r>
    </w:p>
    <w:p w14:paraId="06247665" w14:textId="77777777" w:rsidR="00756EFC" w:rsidRDefault="00756EFC" w:rsidP="009874C3">
      <w:pPr>
        <w:spacing w:line="360" w:lineRule="auto"/>
        <w:rPr>
          <w:rFonts w:ascii="ArialMT" w:hAnsi="ArialMT"/>
          <w:sz w:val="20"/>
          <w:szCs w:val="20"/>
        </w:rPr>
      </w:pPr>
    </w:p>
    <w:p w14:paraId="52D17CF0" w14:textId="6E03D0F0" w:rsidR="00756EFC" w:rsidRDefault="00756EFC" w:rsidP="009874C3">
      <w:pPr>
        <w:spacing w:line="360" w:lineRule="auto"/>
        <w:rPr>
          <w:rFonts w:ascii="Arial" w:hAnsi="Arial" w:cs="Arial"/>
          <w:i/>
          <w:iCs/>
          <w:color w:val="808080" w:themeColor="background1" w:themeShade="80"/>
          <w:sz w:val="20"/>
          <w:szCs w:val="20"/>
          <w:lang w:val="en-US"/>
        </w:rPr>
      </w:pPr>
      <w:r>
        <w:rPr>
          <w:rFonts w:ascii="Arial" w:hAnsi="Arial" w:cs="Arial"/>
          <w:i/>
          <w:iCs/>
          <w:color w:val="808080" w:themeColor="background1" w:themeShade="80"/>
          <w:sz w:val="20"/>
          <w:szCs w:val="20"/>
          <w:lang w:val="en-US"/>
        </w:rPr>
        <w:t>Unraveling the cause of altered IMD transmission dynamics: how exactly?</w:t>
      </w:r>
    </w:p>
    <w:p w14:paraId="63955D6B" w14:textId="77777777" w:rsidR="001308E6" w:rsidRDefault="001308E6" w:rsidP="009874C3">
      <w:pPr>
        <w:spacing w:line="360" w:lineRule="auto"/>
        <w:rPr>
          <w:rFonts w:ascii="Arial" w:hAnsi="Arial" w:cs="Arial"/>
          <w:color w:val="000000" w:themeColor="text1"/>
          <w:sz w:val="20"/>
          <w:szCs w:val="20"/>
          <w:lang w:val="en-US"/>
        </w:rPr>
      </w:pPr>
      <w:r w:rsidRPr="001308E6">
        <w:rPr>
          <w:rFonts w:ascii="Arial" w:hAnsi="Arial" w:cs="Arial"/>
          <w:color w:val="000000" w:themeColor="text1"/>
          <w:sz w:val="20"/>
          <w:szCs w:val="20"/>
          <w:lang w:val="en-US"/>
        </w:rPr>
        <w:t>The authors note an interesting pattern in IMD cases after 2011 and propose a potential explanation: “Here, we found a marked seasonality of IMD before 2011 with a 1-year period followed by a decreasing seasonal signal after 2011. This qualitative change coincided with changes in vaccine policy and uptake: teenager vaccination for N meningitidis was introduced in 2005 and was extended with an additional booster in 2011. It is possible that vaccination contributed to this shift in seasonality and to the decrease in overall IMD incidence observed in the last 2 decades”</w:t>
      </w:r>
    </w:p>
    <w:p w14:paraId="27B71435" w14:textId="77777777" w:rsidR="002E3655" w:rsidRPr="001308E6" w:rsidRDefault="002E3655" w:rsidP="009874C3">
      <w:pPr>
        <w:spacing w:line="360" w:lineRule="auto"/>
        <w:rPr>
          <w:rFonts w:ascii="Arial" w:hAnsi="Arial" w:cs="Arial"/>
          <w:color w:val="000000" w:themeColor="text1"/>
          <w:sz w:val="20"/>
          <w:szCs w:val="20"/>
          <w:lang w:val="en-US"/>
        </w:rPr>
      </w:pPr>
    </w:p>
    <w:p w14:paraId="742DB36D" w14:textId="60DA63C6" w:rsidR="001308E6" w:rsidRPr="001308E6" w:rsidRDefault="001308E6" w:rsidP="009874C3">
      <w:pPr>
        <w:spacing w:line="360" w:lineRule="auto"/>
        <w:rPr>
          <w:rFonts w:ascii="Arial" w:hAnsi="Arial" w:cs="Arial"/>
          <w:color w:val="000000" w:themeColor="text1"/>
          <w:sz w:val="20"/>
          <w:szCs w:val="20"/>
          <w:lang w:val="en-US"/>
        </w:rPr>
      </w:pPr>
      <w:r w:rsidRPr="001308E6">
        <w:rPr>
          <w:rFonts w:ascii="Arial" w:hAnsi="Arial" w:cs="Arial"/>
          <w:color w:val="000000" w:themeColor="text1"/>
          <w:sz w:val="20"/>
          <w:szCs w:val="20"/>
          <w:lang w:val="en-US"/>
        </w:rPr>
        <w:t>While th</w:t>
      </w:r>
      <w:r w:rsidR="00855621">
        <w:rPr>
          <w:rFonts w:ascii="Arial" w:hAnsi="Arial" w:cs="Arial"/>
          <w:color w:val="000000" w:themeColor="text1"/>
          <w:sz w:val="20"/>
          <w:szCs w:val="20"/>
          <w:lang w:val="en-US"/>
        </w:rPr>
        <w:t xml:space="preserve">is potential explanation </w:t>
      </w:r>
      <w:r w:rsidRPr="001308E6">
        <w:rPr>
          <w:rFonts w:ascii="Arial" w:hAnsi="Arial" w:cs="Arial"/>
          <w:color w:val="000000" w:themeColor="text1"/>
          <w:sz w:val="20"/>
          <w:szCs w:val="20"/>
          <w:lang w:val="en-US"/>
        </w:rPr>
        <w:t xml:space="preserve">is interesting, its support </w:t>
      </w:r>
      <w:r w:rsidR="002B03E1">
        <w:rPr>
          <w:rFonts w:ascii="Arial" w:hAnsi="Arial" w:cs="Arial"/>
          <w:color w:val="000000" w:themeColor="text1"/>
          <w:sz w:val="20"/>
          <w:szCs w:val="20"/>
          <w:lang w:val="en-US"/>
        </w:rPr>
        <w:t>based on</w:t>
      </w:r>
      <w:r w:rsidR="00855621">
        <w:rPr>
          <w:rFonts w:ascii="Arial" w:hAnsi="Arial" w:cs="Arial"/>
          <w:color w:val="000000" w:themeColor="text1"/>
          <w:sz w:val="20"/>
          <w:szCs w:val="20"/>
          <w:lang w:val="en-US"/>
        </w:rPr>
        <w:t xml:space="preserve"> our dataset</w:t>
      </w:r>
      <w:r w:rsidR="002B03E1">
        <w:rPr>
          <w:rFonts w:ascii="Arial" w:hAnsi="Arial" w:cs="Arial"/>
          <w:color w:val="000000" w:themeColor="text1"/>
          <w:sz w:val="20"/>
          <w:szCs w:val="20"/>
          <w:lang w:val="en-US"/>
        </w:rPr>
        <w:t xml:space="preserve"> is limited</w:t>
      </w:r>
      <w:r w:rsidRPr="001308E6">
        <w:rPr>
          <w:rFonts w:ascii="Arial" w:hAnsi="Arial" w:cs="Arial"/>
          <w:color w:val="000000" w:themeColor="text1"/>
          <w:sz w:val="20"/>
          <w:szCs w:val="20"/>
          <w:lang w:val="en-US"/>
        </w:rPr>
        <w:t xml:space="preserve">. The effectiveness of a vaccine hinges on the type of protection it provides. Does it prevent susceptible individuals from becoming carriers, or does it primarily reduce the likelihood of transmission within infected individuals or carrier classes? The CDC website indicates that rates of meningococcal disease have declined in the United States since the 1990s, with much of the decline occurring prior to the routine use of MenACWY vaccines. Furthermore, the decline in serogroup B meningococcal disease </w:t>
      </w:r>
      <w:r w:rsidR="00855621">
        <w:rPr>
          <w:rFonts w:ascii="Arial" w:hAnsi="Arial" w:cs="Arial"/>
          <w:color w:val="000000" w:themeColor="text1"/>
          <w:sz w:val="20"/>
          <w:szCs w:val="20"/>
          <w:lang w:val="en-US"/>
        </w:rPr>
        <w:t>has begun</w:t>
      </w:r>
      <w:r w:rsidR="00855621" w:rsidRPr="001308E6">
        <w:rPr>
          <w:rFonts w:ascii="Arial" w:hAnsi="Arial" w:cs="Arial"/>
          <w:color w:val="000000" w:themeColor="text1"/>
          <w:sz w:val="20"/>
          <w:szCs w:val="20"/>
          <w:lang w:val="en-US"/>
        </w:rPr>
        <w:t xml:space="preserve"> </w:t>
      </w:r>
      <w:r w:rsidR="00855621">
        <w:rPr>
          <w:rFonts w:ascii="Arial" w:hAnsi="Arial" w:cs="Arial"/>
          <w:color w:val="000000" w:themeColor="text1"/>
          <w:sz w:val="20"/>
          <w:szCs w:val="20"/>
          <w:lang w:val="en-US"/>
        </w:rPr>
        <w:t>before?</w:t>
      </w:r>
      <w:r w:rsidR="00855621" w:rsidRPr="001308E6">
        <w:rPr>
          <w:rFonts w:ascii="Arial" w:hAnsi="Arial" w:cs="Arial"/>
          <w:color w:val="000000" w:themeColor="text1"/>
          <w:sz w:val="20"/>
          <w:szCs w:val="20"/>
          <w:lang w:val="en-US"/>
        </w:rPr>
        <w:t xml:space="preserve"> </w:t>
      </w:r>
      <w:r w:rsidRPr="001308E6">
        <w:rPr>
          <w:rFonts w:ascii="Arial" w:hAnsi="Arial" w:cs="Arial"/>
          <w:color w:val="000000" w:themeColor="text1"/>
          <w:sz w:val="20"/>
          <w:szCs w:val="20"/>
          <w:lang w:val="en-US"/>
        </w:rPr>
        <w:t>the availability of MenB vaccines towards the end of 2014.</w:t>
      </w:r>
    </w:p>
    <w:p w14:paraId="18494979" w14:textId="77777777" w:rsidR="001308E6" w:rsidRDefault="001308E6" w:rsidP="009874C3">
      <w:pPr>
        <w:spacing w:line="360" w:lineRule="auto"/>
        <w:rPr>
          <w:rFonts w:ascii="Arial" w:hAnsi="Arial" w:cs="Arial"/>
          <w:color w:val="000000" w:themeColor="text1"/>
          <w:sz w:val="20"/>
          <w:szCs w:val="20"/>
          <w:lang w:val="en-US"/>
        </w:rPr>
      </w:pPr>
      <w:r w:rsidRPr="001308E6">
        <w:rPr>
          <w:rFonts w:ascii="Arial" w:hAnsi="Arial" w:cs="Arial"/>
          <w:color w:val="000000" w:themeColor="text1"/>
          <w:sz w:val="20"/>
          <w:szCs w:val="20"/>
          <w:lang w:val="en-US"/>
        </w:rPr>
        <w:t>https://www.cdc.gov/vaccines/vpd/mening/public/index.html#how-well-they-work</w:t>
      </w:r>
    </w:p>
    <w:p w14:paraId="5FAF8A5E" w14:textId="77777777" w:rsidR="002E3655" w:rsidRDefault="002E3655" w:rsidP="009874C3">
      <w:pPr>
        <w:spacing w:line="360" w:lineRule="auto"/>
        <w:rPr>
          <w:rFonts w:ascii="Arial" w:hAnsi="Arial" w:cs="Arial"/>
          <w:color w:val="000000" w:themeColor="text1"/>
          <w:sz w:val="20"/>
          <w:szCs w:val="20"/>
          <w:lang w:val="en-US"/>
        </w:rPr>
      </w:pPr>
    </w:p>
    <w:p w14:paraId="551729B9" w14:textId="77777777" w:rsidR="002B03E1" w:rsidRPr="001308E6" w:rsidRDefault="002B03E1" w:rsidP="009874C3">
      <w:pPr>
        <w:spacing w:line="360" w:lineRule="auto"/>
        <w:rPr>
          <w:rFonts w:ascii="Arial" w:hAnsi="Arial" w:cs="Arial"/>
          <w:color w:val="000000" w:themeColor="text1"/>
          <w:sz w:val="20"/>
          <w:szCs w:val="20"/>
          <w:lang w:val="en-US"/>
        </w:rPr>
      </w:pPr>
    </w:p>
    <w:p w14:paraId="4E945796" w14:textId="77777777" w:rsidR="001308E6" w:rsidRPr="001308E6" w:rsidRDefault="001308E6" w:rsidP="009874C3">
      <w:pPr>
        <w:spacing w:line="360" w:lineRule="auto"/>
        <w:rPr>
          <w:rFonts w:ascii="Arial" w:hAnsi="Arial" w:cs="Arial"/>
          <w:color w:val="000000" w:themeColor="text1"/>
          <w:sz w:val="20"/>
          <w:szCs w:val="20"/>
          <w:lang w:val="en-US"/>
        </w:rPr>
      </w:pPr>
      <w:r w:rsidRPr="001308E6">
        <w:rPr>
          <w:rFonts w:ascii="Arial" w:hAnsi="Arial" w:cs="Arial"/>
          <w:color w:val="000000" w:themeColor="text1"/>
          <w:sz w:val="20"/>
          <w:szCs w:val="20"/>
          <w:lang w:val="en-US"/>
        </w:rPr>
        <w:lastRenderedPageBreak/>
        <w:t>Without detailed demographic data, it is important to propose a potential pathway for how vaccination could have led to the observed changes. One possibility is that vaccination reshaped the age distribution of infection, affecting seasonality. Insights from mathematical models on age structure and seasonally transmitted diseases could provide valuable understanding of IMD transmission patterns across vaccine periods. For example, see the following 2019 measles model with seasonally forced transmission rates</w:t>
      </w:r>
    </w:p>
    <w:p w14:paraId="17399447" w14:textId="4E2F0DB5" w:rsidR="00A206E7" w:rsidRDefault="001308E6" w:rsidP="009874C3">
      <w:pPr>
        <w:spacing w:line="360" w:lineRule="auto"/>
        <w:rPr>
          <w:rFonts w:ascii="Arial" w:hAnsi="Arial" w:cs="Arial"/>
          <w:color w:val="000000" w:themeColor="text1"/>
          <w:sz w:val="20"/>
          <w:szCs w:val="20"/>
          <w:lang w:val="en-US"/>
        </w:rPr>
      </w:pPr>
      <w:r w:rsidRPr="001308E6">
        <w:rPr>
          <w:rFonts w:ascii="Arial" w:hAnsi="Arial" w:cs="Arial"/>
          <w:color w:val="000000" w:themeColor="text1"/>
          <w:sz w:val="20"/>
          <w:szCs w:val="20"/>
          <w:lang w:val="en-US"/>
        </w:rPr>
        <w:t>https://royalsocietypublishing.org/doi/10.1098/rsif.2019.0151</w:t>
      </w:r>
    </w:p>
    <w:p w14:paraId="5CAEB9A5" w14:textId="77777777" w:rsidR="00FD4D1E" w:rsidRPr="00C975B7" w:rsidRDefault="00FD4D1E" w:rsidP="009874C3">
      <w:pPr>
        <w:spacing w:line="360" w:lineRule="auto"/>
        <w:rPr>
          <w:rFonts w:ascii="Arial" w:hAnsi="Arial" w:cs="Arial"/>
          <w:color w:val="000000" w:themeColor="text1"/>
          <w:sz w:val="20"/>
          <w:szCs w:val="20"/>
          <w:lang w:val="en-US"/>
        </w:rPr>
      </w:pPr>
    </w:p>
    <w:p w14:paraId="1E90F565" w14:textId="0777EEA2" w:rsidR="005C55F4" w:rsidDel="00810037" w:rsidRDefault="00A206E7" w:rsidP="00810037">
      <w:pPr>
        <w:spacing w:line="360" w:lineRule="auto"/>
        <w:rPr>
          <w:del w:id="119" w:author="Cascante Vega, Jaime E." w:date="2023-08-26T14:43:00Z"/>
          <w:rFonts w:ascii="Arial" w:hAnsi="Arial" w:cs="Arial"/>
          <w:color w:val="000000" w:themeColor="text1"/>
          <w:sz w:val="20"/>
          <w:szCs w:val="20"/>
          <w:lang w:val="en-US"/>
        </w:rPr>
        <w:pPrChange w:id="120" w:author="Cascante Vega, Jaime E." w:date="2023-08-26T14:43:00Z">
          <w:pPr>
            <w:spacing w:line="360" w:lineRule="auto"/>
          </w:pPr>
        </w:pPrChange>
      </w:pPr>
      <w:r w:rsidRPr="00D80CF1">
        <w:rPr>
          <w:rFonts w:ascii="Arial" w:hAnsi="Arial" w:cs="Arial"/>
          <w:i/>
          <w:iCs/>
          <w:color w:val="FF0000"/>
          <w:sz w:val="20"/>
          <w:szCs w:val="20"/>
          <w:lang w:val="en-US"/>
        </w:rPr>
        <w:t>Answer:</w:t>
      </w:r>
      <w:r w:rsidR="00E13A92">
        <w:rPr>
          <w:rFonts w:ascii="Arial" w:hAnsi="Arial" w:cs="Arial"/>
          <w:i/>
          <w:iCs/>
          <w:color w:val="FF0000"/>
          <w:sz w:val="20"/>
          <w:szCs w:val="20"/>
          <w:lang w:val="en-US"/>
        </w:rPr>
        <w:t xml:space="preserve"> </w:t>
      </w:r>
      <w:r w:rsidR="00E13A92" w:rsidRPr="00E13A92">
        <w:rPr>
          <w:rFonts w:ascii="Arial" w:hAnsi="Arial" w:cs="Arial"/>
          <w:color w:val="000000" w:themeColor="text1"/>
          <w:sz w:val="20"/>
          <w:szCs w:val="20"/>
          <w:lang w:val="en-US"/>
        </w:rPr>
        <w:t xml:space="preserve">Unfortunately, the data available </w:t>
      </w:r>
      <w:del w:id="121" w:author="Shaman, Jeffrey L." w:date="2023-08-25T12:04:00Z">
        <w:r w:rsidR="00E13A92" w:rsidRPr="00E13A92" w:rsidDel="00EF1A67">
          <w:rPr>
            <w:rFonts w:ascii="Arial" w:hAnsi="Arial" w:cs="Arial"/>
            <w:color w:val="000000" w:themeColor="text1"/>
            <w:sz w:val="20"/>
            <w:szCs w:val="20"/>
            <w:lang w:val="en-US"/>
          </w:rPr>
          <w:delText xml:space="preserve">is </w:delText>
        </w:r>
      </w:del>
      <w:ins w:id="122" w:author="Shaman, Jeffrey L." w:date="2023-08-25T12:04:00Z">
        <w:r w:rsidR="00EF1A67">
          <w:rPr>
            <w:rFonts w:ascii="Arial" w:hAnsi="Arial" w:cs="Arial"/>
            <w:color w:val="000000" w:themeColor="text1"/>
            <w:sz w:val="20"/>
            <w:szCs w:val="20"/>
            <w:lang w:val="en-US"/>
          </w:rPr>
          <w:t>are</w:t>
        </w:r>
        <w:r w:rsidR="00EF1A67" w:rsidRPr="00E13A92">
          <w:rPr>
            <w:rFonts w:ascii="Arial" w:hAnsi="Arial" w:cs="Arial"/>
            <w:color w:val="000000" w:themeColor="text1"/>
            <w:sz w:val="20"/>
            <w:szCs w:val="20"/>
            <w:lang w:val="en-US"/>
          </w:rPr>
          <w:t xml:space="preserve"> </w:t>
        </w:r>
      </w:ins>
      <w:r w:rsidR="00E13A92" w:rsidRPr="00E13A92">
        <w:rPr>
          <w:rFonts w:ascii="Arial" w:hAnsi="Arial" w:cs="Arial"/>
          <w:color w:val="000000" w:themeColor="text1"/>
          <w:sz w:val="20"/>
          <w:szCs w:val="20"/>
          <w:lang w:val="en-US"/>
        </w:rPr>
        <w:t>not stratified by age or age group</w:t>
      </w:r>
      <w:r w:rsidR="005C55F4">
        <w:rPr>
          <w:rFonts w:ascii="Arial" w:hAnsi="Arial" w:cs="Arial"/>
          <w:color w:val="000000" w:themeColor="text1"/>
          <w:sz w:val="20"/>
          <w:szCs w:val="20"/>
          <w:lang w:val="en-US"/>
        </w:rPr>
        <w:t xml:space="preserve"> before</w:t>
      </w:r>
      <w:r w:rsidR="005A7948">
        <w:rPr>
          <w:rFonts w:ascii="Arial" w:hAnsi="Arial" w:cs="Arial"/>
          <w:color w:val="000000" w:themeColor="text1"/>
          <w:sz w:val="20"/>
          <w:szCs w:val="20"/>
          <w:lang w:val="en-US"/>
        </w:rPr>
        <w:t xml:space="preserve"> 2015. </w:t>
      </w:r>
      <w:r w:rsidR="007F6DFD">
        <w:rPr>
          <w:rFonts w:ascii="Arial" w:hAnsi="Arial" w:cs="Arial"/>
          <w:color w:val="000000" w:themeColor="text1"/>
          <w:sz w:val="20"/>
          <w:szCs w:val="20"/>
          <w:lang w:val="en-US"/>
        </w:rPr>
        <w:t>The yearly age distribution of infections</w:t>
      </w:r>
      <w:r w:rsidR="005C55F4">
        <w:rPr>
          <w:rFonts w:ascii="Arial" w:hAnsi="Arial" w:cs="Arial"/>
          <w:color w:val="000000" w:themeColor="text1"/>
          <w:sz w:val="20"/>
          <w:szCs w:val="20"/>
          <w:lang w:val="en-US"/>
        </w:rPr>
        <w:t xml:space="preserve"> starting in 2015</w:t>
      </w:r>
      <w:r w:rsidR="007F6DFD">
        <w:rPr>
          <w:rFonts w:ascii="Arial" w:hAnsi="Arial" w:cs="Arial"/>
          <w:color w:val="000000" w:themeColor="text1"/>
          <w:sz w:val="20"/>
          <w:szCs w:val="20"/>
          <w:lang w:val="en-US"/>
        </w:rPr>
        <w:t xml:space="preserve"> can be found </w:t>
      </w:r>
      <w:r w:rsidR="005C55F4">
        <w:rPr>
          <w:rFonts w:ascii="Arial" w:hAnsi="Arial" w:cs="Arial"/>
          <w:color w:val="000000" w:themeColor="text1"/>
          <w:sz w:val="20"/>
          <w:szCs w:val="20"/>
          <w:lang w:val="en-US"/>
        </w:rPr>
        <w:t>here:</w:t>
      </w:r>
      <w:ins w:id="123" w:author="Cascante Vega, Jaime E." w:date="2023-08-26T14:43:00Z">
        <w:r w:rsidR="00810037">
          <w:rPr>
            <w:rFonts w:ascii="Arial" w:hAnsi="Arial" w:cs="Arial"/>
            <w:color w:val="000000" w:themeColor="text1"/>
            <w:sz w:val="20"/>
            <w:szCs w:val="20"/>
            <w:lang w:val="en-US"/>
          </w:rPr>
          <w:t xml:space="preserve"> </w:t>
        </w:r>
      </w:ins>
      <w:r w:rsidR="00810037">
        <w:rPr>
          <w:rFonts w:ascii="Arial" w:hAnsi="Arial" w:cs="Arial"/>
          <w:color w:val="000000" w:themeColor="text1"/>
          <w:sz w:val="20"/>
          <w:szCs w:val="20"/>
          <w:lang w:val="en-US"/>
        </w:rPr>
        <w:fldChar w:fldCharType="begin"/>
      </w:r>
      <w:r w:rsidR="000D2AC6">
        <w:rPr>
          <w:rFonts w:ascii="Arial" w:hAnsi="Arial" w:cs="Arial"/>
          <w:color w:val="000000" w:themeColor="text1"/>
          <w:sz w:val="20"/>
          <w:szCs w:val="20"/>
          <w:lang w:val="en-US"/>
        </w:rPr>
        <w:instrText xml:space="preserve"> ADDIN ZOTERO_ITEM CSL_CITATION {"citationID":"UPqcbO0F","properties":{"formattedCitation":"\\super 1\\uc0\\u8211{}6\\nosupersub{}","plainCitation":"1–6","noteIndex":0},"citationItems":[{"id":462,"uris":["http://zotero.org/users/9551388/items/3T6L4PX4"],"itemData":{"id":462,"type":"webpage","abstract":"In January 2005, a quadrivalent meningococcal polysaccharide-protein conjugate vaccine (MCV4) (Menactra™, Sanofi Pasteur, Inc., Swiftwater, Pennsylvania) was licensed for use among persons aged 11--55 years. In May 2005, the Advisory Committee on Immunization Practices (ACIP) recommended routine vaccination with 1 dose of MCV4 for persons aged 11--12 years, persons entering high school (i.e., at approximately age 15 years) if not previously vaccinated with MCV4, and other persons at increased risk for meningococcal disease, including college freshmen living in dormitories (1). Background information regarding meningococcal disease and the vaccine, including a discussion of duration of protection and use of the vaccine for outbreak control, has been published previously (1).","title":"Revised Recommendations of the Advisory Committee on Immunization Practices to Vaccinate All Persons Aged 11--18 Years with Meningococcal Conjugate Vaccine","URL":"https://www.cdc.gov/mmwr/preview/mmwrhtml/mm5631a3.htm","author":[{"literal":"Center for Disease Control and Prevention"}]}},{"id":1807,"uris":["http://zotero.org/users/9551388/items/HYUAJBGS"],"itemData":{"id":1807,"type":"article-journal","container-title":"MMWR. Morbidity and Mortality Weekly Report","DOI":"10.15585/mmwr.mm6543a3","ISSN":"0149-2195, 1545-861X","issue":"43","journalAbbreviation":"MMWR Morb. Mortal. Wkly. Rep.","language":"en","page":"1189-1194","source":"DOI.org (Crossref)","title":"Recommendations for Use of Meningococcal Conjugate Vaccines in HIV-Infected Persons — Advisory Committee on Immunization Practices, 2018","volume":"65","author":[{"family":"MacNeil","given":"Jessica R."},{"family":"Rubin","given":"Lorry G."},{"family":"Patton","given":"Monica"},{"family":"Ortega-Sanchez","given":"Ismael R."},{"family":"Martin","given":"Stacey W."}],"issued":{"date-parts":[["2018",11,4]]}}},{"id":1808,"uris":["http://zotero.org/users/9551388/items/KEL2R3XD"],"itemData":{"id":1808,"type":"article-journal","container-title":"MMWR. Morbidity and Mortality Weekly Report","DOI":"10.15585/mmwr.mm6543a3","ISSN":"0149-2195, 1545-861X","issue":"43","journalAbbreviation":"MMWR Morb. Mortal. Wkly. Rep.","language":"en","page":"1189-1194","source":"DOI.org (Crossref)","title":"Recommendations for Use of Meningococcal Conjugate Vaccines in HIV-Infected Persons — Advisory Committee on Immunization Practices, 2017","volume":"65","author":[{"family":"MacNeil","given":"Jessica R."},{"family":"Rubin","given":"Lorry G."},{"family":"Patton","given":"Monica"},{"family":"Ortega-Sanchez","given":"Ismael R."},{"family":"Martin","given":"Stacey W."}],"issued":{"date-parts":[["2017",11,4]]}}},{"id":1809,"uris":["http://zotero.org/users/9551388/items/LXDQ8DSY"],"itemData":{"id":1809,"type":"article-journal","container-title":"MMWR. Morbidity and Mortality Weekly Report","DOI":"10.15585/mmwr.mm6543a3","ISSN":"0149-2195, 1545-861X","issue":"43","journalAbbreviation":"MMWR Morb. Mortal. Wkly. Rep.","language":"en","page":"1189-1194","source":"DOI.org (Crossref)","title":"Recommendations for Use of Meningococcal Conjugate Vaccines in HIV-Infected Persons — Advisory Committee on Immunization Practices, 2015","volume":"65","author":[{"family":"MacNeil","given":"Jessica R."},{"family":"Rubin","given":"Lorry G."},{"family":"Patton","given":"Monica"},{"family":"Ortega-Sanchez","given":"Ismael R."},{"family":"Martin","given":"Stacey W."}],"issued":{"date-parts":[["2015",11,4]]}}},{"id":1810,"uris":["http://zotero.org/users/9551388/items/AEA25RJR"],"itemData":{"id":1810,"type":"article-journal","container-title":"MMWR. Morbidity and Mortality Weekly Report","DOI":"10.15585/mmwr.mm6543a3","ISSN":"0149-2195, 1545-861X","issue":"43","journalAbbreviation":"MMWR Morb. Mortal. Wkly. Rep.","language":"en","page":"1189-1194","source":"DOI.org (Crossref)","title":"Recommendations for Use of Meningococcal Conjugate Vaccines in HIV-Infected Persons — Advisory Committee on Immunization Practices, 2019","volume":"65","author":[{"family":"MacNeil","given":"Jessica R."},{"family":"Rubin","given":"Lorry G."},{"family":"Patton","given":"Monica"},{"family":"Ortega-Sanchez","given":"Ismael R."},{"family":"Martin","given":"Stacey W."}],"issued":{"date-parts":[["2019",11,4]]}}},{"id":1812,"uris":["http://zotero.org/users/9551388/items/UM9LTUHV"],"itemData":{"id":1812,"type":"article-journal","container-title":"MMWR. Morbidity and Mortality Weekly Report","DOI":"10.15585/mmwr.mm6543a3","ISSN":"0149-2195, 1545-861X","issue":"43","journalAbbreviation":"MMWR Morb. Mortal. Wkly. Rep.","language":"en","page":"1189-1194","source":"DOI.org (Crossref)","title":"Recommendations for Use of Meningococcal Conjugate Vaccines in HIV-Infected Persons — Advisory Committee on Immunization Practices, 2021","volume":"65","author":[{"family":"MacNeil","given":"Jessica R."},{"family":"Rubin","given":"Lorry G."},{"family":"Patton","given":"Monica"},{"family":"Ortega-Sanchez","given":"Ismael R."},{"family":"Martin","given":"Stacey W."}],"issued":{"date-parts":[["2021",11,4]]}}}],"schema":"https://github.com/citation-style-language/schema/raw/master/csl-citation.json"} </w:instrText>
      </w:r>
      <w:r w:rsidR="00810037">
        <w:rPr>
          <w:rFonts w:ascii="Arial" w:hAnsi="Arial" w:cs="Arial"/>
          <w:color w:val="000000" w:themeColor="text1"/>
          <w:sz w:val="20"/>
          <w:szCs w:val="20"/>
          <w:lang w:val="en-US"/>
        </w:rPr>
        <w:fldChar w:fldCharType="separate"/>
      </w:r>
      <w:r w:rsidR="000D2AC6" w:rsidRPr="000D2AC6">
        <w:rPr>
          <w:rFonts w:ascii="Arial" w:hAnsi="Arial" w:cs="Arial"/>
          <w:color w:val="000000"/>
          <w:kern w:val="0"/>
          <w:sz w:val="20"/>
          <w:vertAlign w:val="superscript"/>
          <w:lang w:val="en-GB"/>
        </w:rPr>
        <w:t>1–6</w:t>
      </w:r>
      <w:r w:rsidR="00810037">
        <w:rPr>
          <w:rFonts w:ascii="Arial" w:hAnsi="Arial" w:cs="Arial"/>
          <w:color w:val="000000" w:themeColor="text1"/>
          <w:sz w:val="20"/>
          <w:szCs w:val="20"/>
          <w:lang w:val="en-US"/>
        </w:rPr>
        <w:fldChar w:fldCharType="end"/>
      </w:r>
    </w:p>
    <w:p w14:paraId="2AF47DF7" w14:textId="77ADD091" w:rsidR="007F6DFD" w:rsidDel="00EF1A67" w:rsidRDefault="00116514" w:rsidP="00810037">
      <w:pPr>
        <w:spacing w:line="360" w:lineRule="auto"/>
        <w:rPr>
          <w:del w:id="124" w:author="Shaman, Jeffrey L." w:date="2023-08-25T12:04:00Z"/>
          <w:rFonts w:ascii="Arial" w:hAnsi="Arial" w:cs="Arial"/>
          <w:color w:val="000000" w:themeColor="text1"/>
          <w:sz w:val="20"/>
          <w:szCs w:val="20"/>
          <w:lang w:val="en-US"/>
        </w:rPr>
        <w:pPrChange w:id="125" w:author="Cascante Vega, Jaime E." w:date="2023-08-26T14:43:00Z">
          <w:pPr>
            <w:spacing w:line="360" w:lineRule="auto"/>
          </w:pPr>
        </w:pPrChange>
      </w:pPr>
      <w:del w:id="126" w:author="Cascante Vega, Jaime E." w:date="2023-08-26T14:43:00Z">
        <w:r w:rsidRPr="00116514" w:rsidDel="00810037">
          <w:rPr>
            <w:rFonts w:ascii="Arial" w:hAnsi="Arial" w:cs="Arial"/>
            <w:color w:val="000000" w:themeColor="text1"/>
            <w:sz w:val="20"/>
            <w:szCs w:val="20"/>
            <w:lang w:val="en-US"/>
          </w:rPr>
          <w:delText>https://www.cdc.gov/meningococcal/downloads/NCIRD-EMS-Report.pdf</w:delText>
        </w:r>
      </w:del>
      <w:ins w:id="127" w:author="Shaman, Jeffrey L." w:date="2023-08-25T12:04:00Z">
        <w:r w:rsidR="00EF1A67">
          <w:rPr>
            <w:rFonts w:ascii="Arial" w:hAnsi="Arial" w:cs="Arial"/>
            <w:color w:val="000000" w:themeColor="text1"/>
            <w:sz w:val="20"/>
            <w:szCs w:val="20"/>
            <w:lang w:val="en-US"/>
          </w:rPr>
          <w:t>.</w:t>
        </w:r>
      </w:ins>
      <w:del w:id="128" w:author="Shaman, Jeffrey L." w:date="2023-08-25T12:04:00Z">
        <w:r w:rsidDel="00EF1A67">
          <w:rPr>
            <w:rFonts w:ascii="Arial" w:hAnsi="Arial" w:cs="Arial"/>
            <w:color w:val="000000" w:themeColor="text1"/>
            <w:sz w:val="20"/>
            <w:szCs w:val="20"/>
            <w:lang w:val="en-US"/>
          </w:rPr>
          <w:delText xml:space="preserve">, </w:delText>
        </w:r>
      </w:del>
      <w:ins w:id="129" w:author="Shaman, Jeffrey L." w:date="2023-08-25T12:04:00Z">
        <w:r w:rsidR="00EF1A67">
          <w:rPr>
            <w:rFonts w:ascii="Arial" w:hAnsi="Arial" w:cs="Arial"/>
            <w:color w:val="000000" w:themeColor="text1"/>
            <w:sz w:val="20"/>
            <w:szCs w:val="20"/>
            <w:lang w:val="en-US"/>
          </w:rPr>
          <w:t xml:space="preserve"> </w:t>
        </w:r>
      </w:ins>
    </w:p>
    <w:p w14:paraId="595D4586" w14:textId="78C817E1" w:rsidR="008D7332" w:rsidRDefault="000E1511" w:rsidP="00810037">
      <w:pPr>
        <w:spacing w:line="360" w:lineRule="auto"/>
        <w:rPr>
          <w:ins w:id="130" w:author="Cascante Vega, Jaime E." w:date="2023-08-26T13:57:00Z"/>
          <w:rFonts w:ascii="Arial" w:hAnsi="Arial" w:cs="Arial"/>
          <w:color w:val="000000" w:themeColor="text1"/>
          <w:sz w:val="20"/>
          <w:szCs w:val="20"/>
          <w:lang w:val="en-US"/>
        </w:rPr>
      </w:pPr>
      <w:r>
        <w:rPr>
          <w:rFonts w:ascii="Arial" w:hAnsi="Arial" w:cs="Arial"/>
          <w:color w:val="000000" w:themeColor="text1"/>
          <w:sz w:val="20"/>
          <w:szCs w:val="20"/>
          <w:lang w:val="en-US"/>
        </w:rPr>
        <w:t xml:space="preserve"> </w:t>
      </w:r>
      <w:ins w:id="131" w:author="Shaman, Jeffrey L." w:date="2023-08-25T12:09:00Z">
        <w:r w:rsidR="008D7332">
          <w:rPr>
            <w:rFonts w:ascii="Arial" w:hAnsi="Arial" w:cs="Arial"/>
            <w:color w:val="000000" w:themeColor="text1"/>
            <w:sz w:val="20"/>
            <w:szCs w:val="20"/>
            <w:lang w:val="en-US"/>
          </w:rPr>
          <w:t xml:space="preserve">We therefore can only speculate and have modified our statement to </w:t>
        </w:r>
        <w:del w:id="132" w:author="Cascante Vega, Jaime E." w:date="2023-08-26T14:07:00Z">
          <w:r w:rsidR="008D7332" w:rsidDel="00AA106E">
            <w:rPr>
              <w:rFonts w:ascii="Arial" w:hAnsi="Arial" w:cs="Arial"/>
              <w:color w:val="000000" w:themeColor="text1"/>
              <w:sz w:val="20"/>
              <w:szCs w:val="20"/>
              <w:lang w:val="en-US"/>
            </w:rPr>
            <w:delText>‘XXX</w:delText>
          </w:r>
        </w:del>
      </w:ins>
      <w:ins w:id="133" w:author="Cascante Vega, Jaime E." w:date="2023-08-26T14:07:00Z">
        <w:r w:rsidR="00AA106E">
          <w:rPr>
            <w:rFonts w:ascii="Arial" w:hAnsi="Arial" w:cs="Arial"/>
            <w:color w:val="000000" w:themeColor="text1"/>
            <w:sz w:val="20"/>
            <w:szCs w:val="20"/>
            <w:lang w:val="en-US"/>
          </w:rPr>
          <w:t>the one shown below,</w:t>
        </w:r>
      </w:ins>
      <w:ins w:id="134" w:author="Shaman, Jeffrey L." w:date="2023-08-25T12:09:00Z">
        <w:del w:id="135" w:author="Cascante Vega, Jaime E." w:date="2023-08-26T14:07:00Z">
          <w:r w:rsidR="008D7332" w:rsidDel="00AA106E">
            <w:rPr>
              <w:rFonts w:ascii="Arial" w:hAnsi="Arial" w:cs="Arial"/>
              <w:color w:val="000000" w:themeColor="text1"/>
              <w:sz w:val="20"/>
              <w:szCs w:val="20"/>
              <w:lang w:val="en-US"/>
            </w:rPr>
            <w:delText>’,</w:delText>
          </w:r>
        </w:del>
        <w:r w:rsidR="008D7332">
          <w:rPr>
            <w:rFonts w:ascii="Arial" w:hAnsi="Arial" w:cs="Arial"/>
            <w:color w:val="000000" w:themeColor="text1"/>
            <w:sz w:val="20"/>
            <w:szCs w:val="20"/>
            <w:lang w:val="en-US"/>
          </w:rPr>
          <w:t xml:space="preserve"> whi</w:t>
        </w:r>
      </w:ins>
      <w:ins w:id="136" w:author="Shaman, Jeffrey L." w:date="2023-08-25T12:10:00Z">
        <w:r w:rsidR="008D7332">
          <w:rPr>
            <w:rFonts w:ascii="Arial" w:hAnsi="Arial" w:cs="Arial"/>
            <w:color w:val="000000" w:themeColor="text1"/>
            <w:sz w:val="20"/>
            <w:szCs w:val="20"/>
            <w:lang w:val="en-US"/>
          </w:rPr>
          <w:t>le providing a few citations.</w:t>
        </w:r>
      </w:ins>
      <w:ins w:id="137" w:author="Cascante Vega, Jaime E." w:date="2023-08-26T13:56:00Z">
        <w:r w:rsidR="004D3D15">
          <w:rPr>
            <w:rFonts w:ascii="Arial" w:hAnsi="Arial" w:cs="Arial"/>
            <w:color w:val="000000" w:themeColor="text1"/>
            <w:sz w:val="20"/>
            <w:szCs w:val="20"/>
            <w:lang w:val="en-US"/>
          </w:rPr>
          <w:t xml:space="preserve"> The citations included the model insigths the reviewer provides as well as empirical evidence of the effect </w:t>
        </w:r>
      </w:ins>
      <w:ins w:id="138" w:author="Cascante Vega, Jaime E." w:date="2023-08-26T13:57:00Z">
        <w:r w:rsidR="004D3D15">
          <w:rPr>
            <w:rFonts w:ascii="Arial" w:hAnsi="Arial" w:cs="Arial"/>
            <w:color w:val="000000" w:themeColor="text1"/>
            <w:sz w:val="20"/>
            <w:szCs w:val="20"/>
            <w:lang w:val="en-US"/>
          </w:rPr>
          <w:t xml:space="preserve">on carriage and IMD </w:t>
        </w:r>
      </w:ins>
      <w:ins w:id="139" w:author="Cascante Vega, Jaime E." w:date="2023-08-26T13:56:00Z">
        <w:r w:rsidR="004D3D15">
          <w:rPr>
            <w:rFonts w:ascii="Arial" w:hAnsi="Arial" w:cs="Arial"/>
            <w:color w:val="000000" w:themeColor="text1"/>
            <w:sz w:val="20"/>
            <w:szCs w:val="20"/>
            <w:lang w:val="en-US"/>
          </w:rPr>
          <w:t>of the men B and ACWY conjugate vaccine</w:t>
        </w:r>
      </w:ins>
      <w:ins w:id="140" w:author="Cascante Vega, Jaime E." w:date="2023-08-26T13:57:00Z">
        <w:r w:rsidR="004D3D15">
          <w:rPr>
            <w:rFonts w:ascii="Arial" w:hAnsi="Arial" w:cs="Arial"/>
            <w:color w:val="000000" w:themeColor="text1"/>
            <w:sz w:val="20"/>
            <w:szCs w:val="20"/>
            <w:lang w:val="en-US"/>
          </w:rPr>
          <w:t xml:space="preserve">. </w:t>
        </w:r>
      </w:ins>
    </w:p>
    <w:p w14:paraId="679F668D" w14:textId="77777777" w:rsidR="004D3D15" w:rsidRDefault="004D3D15" w:rsidP="009874C3">
      <w:pPr>
        <w:spacing w:line="360" w:lineRule="auto"/>
        <w:rPr>
          <w:ins w:id="141" w:author="Shaman, Jeffrey L." w:date="2023-08-25T12:08:00Z"/>
          <w:rFonts w:ascii="Arial" w:hAnsi="Arial" w:cs="Arial"/>
          <w:color w:val="000000" w:themeColor="text1"/>
          <w:sz w:val="20"/>
          <w:szCs w:val="20"/>
          <w:lang w:val="en-US"/>
        </w:rPr>
      </w:pPr>
    </w:p>
    <w:p w14:paraId="0401E7C3" w14:textId="1E272AFF" w:rsidR="00810ED5" w:rsidRDefault="00EC4155" w:rsidP="009874C3">
      <w:pPr>
        <w:spacing w:line="360" w:lineRule="auto"/>
        <w:rPr>
          <w:ins w:id="142" w:author="Cascante Vega, Jaime E." w:date="2023-08-26T13:58:00Z"/>
          <w:rFonts w:ascii="Arial" w:hAnsi="Arial" w:cs="Arial"/>
          <w:color w:val="000000" w:themeColor="text1"/>
          <w:sz w:val="20"/>
          <w:szCs w:val="20"/>
          <w:lang w:val="en-US"/>
        </w:rPr>
      </w:pPr>
      <w:ins w:id="143" w:author="Cascante Vega, Jaime E." w:date="2023-08-26T14:07:00Z">
        <w:r>
          <w:rPr>
            <w:rFonts w:ascii="Arial" w:hAnsi="Arial" w:cs="Arial"/>
            <w:color w:val="000000" w:themeColor="text1"/>
            <w:sz w:val="20"/>
            <w:szCs w:val="20"/>
            <w:lang w:val="en-US"/>
          </w:rPr>
          <w:t>"</w:t>
        </w:r>
      </w:ins>
      <w:ins w:id="144" w:author="Cascante Vega, Jaime E." w:date="2023-08-26T13:57:00Z">
        <w:r w:rsidR="004D3D15" w:rsidRPr="001308E6">
          <w:rPr>
            <w:rFonts w:ascii="Arial" w:hAnsi="Arial" w:cs="Arial"/>
            <w:color w:val="000000" w:themeColor="text1"/>
            <w:sz w:val="20"/>
            <w:szCs w:val="20"/>
            <w:lang w:val="en-US"/>
          </w:rPr>
          <w:t xml:space="preserve">Here, we found a marked seasonality of IMD before 2011 with a 1-year period followed by a decreasing seasonal signal after 2011. This qualitative change coincided with changes in vaccine policy and uptake: teenager vaccination for N meningitidis was introduced in 2005 and was extended with an additional booster in 2011. </w:t>
        </w:r>
      </w:ins>
      <w:ins w:id="145" w:author="Cascante Vega, Jaime E." w:date="2023-08-26T14:05:00Z">
        <w:r w:rsidR="00AA106E">
          <w:rPr>
            <w:rFonts w:ascii="Arial" w:hAnsi="Arial" w:cs="Arial"/>
            <w:color w:val="000000" w:themeColor="text1"/>
            <w:sz w:val="20"/>
            <w:szCs w:val="20"/>
            <w:lang w:val="en-US"/>
          </w:rPr>
          <w:t>The ACWY conjugate vaccine reduce carriage</w:t>
        </w:r>
      </w:ins>
      <w:ins w:id="146" w:author="Cascante Vega, Jaime E." w:date="2023-08-26T14:08:00Z">
        <w:r>
          <w:rPr>
            <w:rFonts w:ascii="Arial" w:hAnsi="Arial" w:cs="Arial"/>
            <w:color w:val="000000" w:themeColor="text1"/>
            <w:sz w:val="20"/>
            <w:szCs w:val="20"/>
            <w:lang w:val="en-US"/>
          </w:rPr>
          <w:t xml:space="preserve"> </w:t>
        </w:r>
      </w:ins>
      <w:r w:rsidR="00631148">
        <w:rPr>
          <w:rFonts w:ascii="Arial" w:hAnsi="Arial" w:cs="Arial"/>
          <w:color w:val="000000" w:themeColor="text1"/>
          <w:sz w:val="20"/>
          <w:szCs w:val="20"/>
          <w:lang w:val="en-US"/>
        </w:rPr>
        <w:fldChar w:fldCharType="begin"/>
      </w:r>
      <w:r w:rsidR="000D2AC6">
        <w:rPr>
          <w:rFonts w:ascii="Arial" w:hAnsi="Arial" w:cs="Arial"/>
          <w:color w:val="000000" w:themeColor="text1"/>
          <w:sz w:val="20"/>
          <w:szCs w:val="20"/>
          <w:lang w:val="en-US"/>
        </w:rPr>
        <w:instrText xml:space="preserve"> ADDIN ZOTERO_ITEM CSL_CITATION {"citationID":"vDtj5TAZ","properties":{"formattedCitation":"\\super 7\\nosupersub{}","plainCitation":"7","noteIndex":0},"citationItems":[{"id":1798,"uris":["http://zotero.org/users/9551388/items/SJJBWWAR"],"itemData":{"id":1798,"type":"article-journal","container-title":"Clinical Microbiology and Infection","DOI":"10.1016/j.cmi.2022.07.004","ISSN":"1198743X","issue":"12","journalAbbreviation":"Clinical Microbiology and Infection","language":"en","page":"1649.e1-1649.e8","source":"DOI.org (Crossref)","title":"Impact of meningococcal ACWY conjugate vaccines on pharyngeal carriage in adolescents: evidence for herd protection from the UK MenACWY programme","title-short":"Impact of meningococcal ACWY conjugate vaccines on pharyngeal carriage in adolescents","volume":"28","author":[{"family":"Carr","given":"Jeremy P."},{"family":"MacLennan","given":"Jenny M."},{"family":"Plested","given":"Emma"},{"family":"Bratcher","given":"Holly B."},{"family":"Harrison","given":"Odile B."},{"family":"Aley","given":"Parvinder K."},{"family":"Bray","given":"James E."},{"family":"Camara","given":"Susana"},{"family":"Rodrigues","given":"Charlene M.C."},{"family":"Davis","given":"Kimberly"},{"family":"Bartolf","given":"Angela"},{"family":"Baxter","given":"David"},{"family":"Cameron","given":"J. Claire"},{"family":"Cunningham","given":"Richard"},{"family":"Faust","given":"Saul N."},{"family":"Fidler","given":"Katy"},{"family":"Gowda","given":"Rohit"},{"family":"Heath","given":"Paul T."},{"family":"Hughes","given":"Stephen"},{"family":"Khajuria","given":"Sujata"},{"family":"Orr","given":"David"},{"family":"Raman","given":"Mala"},{"family":"Smith","given":"Andrew"},{"family":"Turner","given":"David P.J."},{"family":"Whittaker","given":"Elizabeth"},{"family":"Williams","given":"Christopher J."},{"family":"Zipitis","given":"Christos S."},{"family":"Pollard","given":"Andrew J."},{"family":"Oliver","given":"Jennifer"},{"family":"Morales-Aza","given":"Begonia"},{"family":"Lekshmi","given":"Aiswarya"},{"family":"Clark","given":"Stephen A."},{"family":"Borrow","given":"Ray"},{"family":"Christensen","given":"Hannah"},{"family":"Trotter","given":"Caroline"},{"family":"Finn","given":"Adam"},{"family":"Maiden","given":"Martin C."},{"family":"Snape","given":"Matthew D."},{"family":"Jolley","given":"Keith A."},{"family":"Ford","given":"Karen"},{"family":"Roberts","given":"Hannah"},{"family":"Palmer","given":"Karen"},{"family":"Suggitt","given":"Debbie"},{"family":"Pemberton","given":"Nicola"},{"family":"Ray","given":"Samantha"},{"family":"Wootton","given":"Mandy"},{"family":"Ladhani","given":"Shamez N."},{"family":"Owens","given":"Daniel"},{"family":"Cathie","given":"Katrina"},{"family":"Royal","given":"Simon"},{"family":"Oldfield","given":"Neil"},{"family":"Ure","given":"Roisin"},{"family":"Richards","given":"Jennifer"},{"family":"Ramsay","given":"Rebecca"},{"family":"Hill","given":"Samantha Thomson"},{"family":"Duale","given":"Kaltun"}],"issued":{"date-parts":[["2022",12]]}}}],"schema":"https://github.com/citation-style-language/schema/raw/master/csl-citation.json"} </w:instrText>
      </w:r>
      <w:r w:rsidR="00631148">
        <w:rPr>
          <w:rFonts w:ascii="Arial" w:hAnsi="Arial" w:cs="Arial"/>
          <w:color w:val="000000" w:themeColor="text1"/>
          <w:sz w:val="20"/>
          <w:szCs w:val="20"/>
          <w:lang w:val="en-US"/>
        </w:rPr>
        <w:fldChar w:fldCharType="separate"/>
      </w:r>
      <w:r w:rsidR="000D2AC6" w:rsidRPr="000D2AC6">
        <w:rPr>
          <w:rFonts w:ascii="Arial" w:hAnsi="Arial" w:cs="Arial"/>
          <w:color w:val="000000"/>
          <w:kern w:val="0"/>
          <w:sz w:val="20"/>
          <w:vertAlign w:val="superscript"/>
          <w:lang w:val="en-GB"/>
        </w:rPr>
        <w:t>7</w:t>
      </w:r>
      <w:r w:rsidR="00631148">
        <w:rPr>
          <w:rFonts w:ascii="Arial" w:hAnsi="Arial" w:cs="Arial"/>
          <w:color w:val="000000" w:themeColor="text1"/>
          <w:sz w:val="20"/>
          <w:szCs w:val="20"/>
          <w:lang w:val="en-US"/>
        </w:rPr>
        <w:fldChar w:fldCharType="end"/>
      </w:r>
      <w:ins w:id="147" w:author="Cascante Vega, Jaime E." w:date="2023-08-26T14:05:00Z">
        <w:r w:rsidR="00AA106E">
          <w:rPr>
            <w:rFonts w:ascii="Arial" w:hAnsi="Arial" w:cs="Arial"/>
            <w:color w:val="000000" w:themeColor="text1"/>
            <w:sz w:val="20"/>
            <w:szCs w:val="20"/>
            <w:lang w:val="en-US"/>
          </w:rPr>
          <w:t>, impact</w:t>
        </w:r>
      </w:ins>
      <w:ins w:id="148" w:author="Cascante Vega, Jaime E." w:date="2023-08-26T14:06:00Z">
        <w:r w:rsidR="00AA106E">
          <w:rPr>
            <w:rFonts w:ascii="Arial" w:hAnsi="Arial" w:cs="Arial"/>
            <w:color w:val="000000" w:themeColor="text1"/>
            <w:sz w:val="20"/>
            <w:szCs w:val="20"/>
            <w:lang w:val="en-US"/>
          </w:rPr>
          <w:t>ing</w:t>
        </w:r>
      </w:ins>
      <w:ins w:id="149" w:author="Cascante Vega, Jaime E." w:date="2023-08-26T14:05:00Z">
        <w:r w:rsidR="00AA106E">
          <w:rPr>
            <w:rFonts w:ascii="Arial" w:hAnsi="Arial" w:cs="Arial"/>
            <w:color w:val="000000" w:themeColor="text1"/>
            <w:sz w:val="20"/>
            <w:szCs w:val="20"/>
            <w:lang w:val="en-US"/>
          </w:rPr>
          <w:t xml:space="preserve"> trasmission dynamics</w:t>
        </w:r>
      </w:ins>
      <w:ins w:id="150" w:author="Cascante Vega, Jaime E." w:date="2023-08-26T14:06:00Z">
        <w:r w:rsidR="00AA106E">
          <w:rPr>
            <w:rFonts w:ascii="Arial" w:hAnsi="Arial" w:cs="Arial"/>
            <w:color w:val="000000" w:themeColor="text1"/>
            <w:sz w:val="20"/>
            <w:szCs w:val="20"/>
            <w:lang w:val="en-US"/>
          </w:rPr>
          <w:t xml:space="preserve"> via reducing the force of infection</w:t>
        </w:r>
      </w:ins>
      <w:ins w:id="151" w:author="Cascante Vega, Jaime E." w:date="2023-08-26T14:39:00Z">
        <w:r w:rsidR="00631148">
          <w:rPr>
            <w:rFonts w:ascii="Arial" w:hAnsi="Arial" w:cs="Arial"/>
            <w:color w:val="000000" w:themeColor="text1"/>
            <w:sz w:val="20"/>
            <w:szCs w:val="20"/>
            <w:lang w:val="en-US"/>
          </w:rPr>
          <w:t>.</w:t>
        </w:r>
      </w:ins>
      <w:ins w:id="152" w:author="Cascante Vega, Jaime E." w:date="2023-08-26T14:06:00Z">
        <w:r w:rsidR="00AA106E">
          <w:rPr>
            <w:rFonts w:ascii="Arial" w:hAnsi="Arial" w:cs="Arial"/>
            <w:color w:val="000000" w:themeColor="text1"/>
            <w:sz w:val="20"/>
            <w:szCs w:val="20"/>
            <w:lang w:val="en-US"/>
          </w:rPr>
          <w:t xml:space="preserve"> However, it is also possible that the observed change in seasonality is explained by changes in the distribution of infection</w:t>
        </w:r>
      </w:ins>
      <w:ins w:id="153" w:author="Cascante Vega, Jaime E." w:date="2023-08-26T14:39:00Z">
        <w:r w:rsidR="00155F3F">
          <w:rPr>
            <w:rFonts w:ascii="Arial" w:hAnsi="Arial" w:cs="Arial"/>
            <w:color w:val="000000" w:themeColor="text1"/>
            <w:sz w:val="20"/>
            <w:szCs w:val="20"/>
            <w:lang w:val="en-US"/>
          </w:rPr>
          <w:t xml:space="preserve"> </w:t>
        </w:r>
      </w:ins>
      <w:r w:rsidR="00155F3F">
        <w:rPr>
          <w:rFonts w:ascii="Arial" w:hAnsi="Arial" w:cs="Arial"/>
          <w:color w:val="000000" w:themeColor="text1"/>
          <w:sz w:val="20"/>
          <w:szCs w:val="20"/>
          <w:lang w:val="en-US"/>
        </w:rPr>
        <w:fldChar w:fldCharType="begin"/>
      </w:r>
      <w:r w:rsidR="000D2AC6">
        <w:rPr>
          <w:rFonts w:ascii="Arial" w:hAnsi="Arial" w:cs="Arial"/>
          <w:color w:val="000000" w:themeColor="text1"/>
          <w:sz w:val="20"/>
          <w:szCs w:val="20"/>
          <w:lang w:val="en-US"/>
        </w:rPr>
        <w:instrText xml:space="preserve"> ADDIN ZOTERO_ITEM CSL_CITATION {"citationID":"V0nqYolp","properties":{"formattedCitation":"\\super 8\\nosupersub{}","plainCitation":"8","noteIndex":0},"citationItems":[{"id":1699,"uris":["http://zotero.org/users/9551388/items/KLXBN329"],"itemData":{"id":1699,"type":"article-journal","abstract":"Mathematical models of childhood diseases date back to the early twentieth century. In several cases, models that make the simplifying assumption of homogeneous time-dependent transmission rates give good agreement with data in the absence of secular trends in population demography or transmission. The prime example is afforded by the dynamics of measles in industrialized countries in the pre-vaccine era. Accurate description of the transient dynamics following the introduction of routine vaccination has proved more challenging, however. This is true even in the case of measles which has a well-understood natural history and an effective vaccine that confers long-lasting protection against infection. Here, to shed light on the causes of this problem, we demonstrate that, while the dynamics of homogeneous and age-structured models can be qualitatively similar in the absence of vaccination, they diverge subsequent to vaccine roll-out. In particular, we show that immunization induces changes in transmission rates, which in turn reshapes the age distribution of infection prevalence, which effectively modulates the amplitude of seasonality in such systems. To examine this phenomenon empirically, we fit transmission models to measles notification data from London that span the introduction of the vaccine. We find that a simple age-structured model provides a much better fit to the data than does a homogeneous model, especially in the transition period from the pre-vaccine to the vaccine era. Thus, we propose that age structure and heterogeneities in contact rates are critical features needed to accurately capture transient dynamics in the presence of secular trends.","container-title":"Journal of The Royal Society Interface","DOI":"10.1098/rsif.2019.0151","ISSN":"1742-5689, 1742-5662","issue":"156","journalAbbreviation":"J. R. Soc. Interface.","language":"en","page":"20190151","source":"DOI.org (Crossref)","title":"Age-structure and transient dynamics in epidemiological systems","volume":"16","author":[{"family":"Magpantay","given":"F. M. G."},{"family":"King","given":"A. A."},{"family":"Rohani","given":"P."}],"issued":{"date-parts":[["2019",7]]}}}],"schema":"https://github.com/citation-style-language/schema/raw/master/csl-citation.json"} </w:instrText>
      </w:r>
      <w:r w:rsidR="00155F3F">
        <w:rPr>
          <w:rFonts w:ascii="Arial" w:hAnsi="Arial" w:cs="Arial"/>
          <w:color w:val="000000" w:themeColor="text1"/>
          <w:sz w:val="20"/>
          <w:szCs w:val="20"/>
          <w:lang w:val="en-US"/>
        </w:rPr>
        <w:fldChar w:fldCharType="separate"/>
      </w:r>
      <w:r w:rsidR="000D2AC6" w:rsidRPr="000D2AC6">
        <w:rPr>
          <w:rFonts w:ascii="Arial" w:hAnsi="Arial" w:cs="Arial"/>
          <w:color w:val="000000"/>
          <w:kern w:val="0"/>
          <w:sz w:val="20"/>
          <w:vertAlign w:val="superscript"/>
          <w:lang w:val="en-GB"/>
        </w:rPr>
        <w:t>8</w:t>
      </w:r>
      <w:r w:rsidR="00155F3F">
        <w:rPr>
          <w:rFonts w:ascii="Arial" w:hAnsi="Arial" w:cs="Arial"/>
          <w:color w:val="000000" w:themeColor="text1"/>
          <w:sz w:val="20"/>
          <w:szCs w:val="20"/>
          <w:lang w:val="en-US"/>
        </w:rPr>
        <w:fldChar w:fldCharType="end"/>
      </w:r>
      <w:ins w:id="154" w:author="Cascante Vega, Jaime E." w:date="2023-08-26T14:07:00Z">
        <w:r>
          <w:rPr>
            <w:rFonts w:ascii="Arial" w:hAnsi="Arial" w:cs="Arial"/>
            <w:color w:val="000000" w:themeColor="text1"/>
            <w:sz w:val="20"/>
            <w:szCs w:val="20"/>
            <w:lang w:val="en-US"/>
          </w:rPr>
          <w:t>."</w:t>
        </w:r>
      </w:ins>
    </w:p>
    <w:p w14:paraId="1823D873" w14:textId="77777777" w:rsidR="00810ED5" w:rsidRDefault="00810ED5" w:rsidP="009874C3">
      <w:pPr>
        <w:spacing w:line="360" w:lineRule="auto"/>
        <w:rPr>
          <w:ins w:id="155" w:author="Cascante Vega, Jaime E." w:date="2023-08-26T13:58:00Z"/>
          <w:rFonts w:ascii="Arial" w:hAnsi="Arial" w:cs="Arial"/>
          <w:color w:val="000000" w:themeColor="text1"/>
          <w:sz w:val="20"/>
          <w:szCs w:val="20"/>
          <w:lang w:val="en-US"/>
        </w:rPr>
      </w:pPr>
    </w:p>
    <w:p w14:paraId="2C26C15D" w14:textId="77777777" w:rsidR="004D3D15" w:rsidRDefault="004D3D15" w:rsidP="009874C3">
      <w:pPr>
        <w:spacing w:line="360" w:lineRule="auto"/>
        <w:rPr>
          <w:ins w:id="156" w:author="Cascante Vega, Jaime E." w:date="2023-08-26T13:57:00Z"/>
          <w:rFonts w:ascii="Arial" w:hAnsi="Arial" w:cs="Arial"/>
          <w:color w:val="000000" w:themeColor="text1"/>
          <w:sz w:val="20"/>
          <w:szCs w:val="20"/>
          <w:lang w:val="en-US"/>
        </w:rPr>
      </w:pPr>
    </w:p>
    <w:p w14:paraId="040CE20B" w14:textId="77777777" w:rsidR="004D3D15" w:rsidDel="00EC4155" w:rsidRDefault="004D3D15" w:rsidP="009874C3">
      <w:pPr>
        <w:spacing w:line="360" w:lineRule="auto"/>
        <w:rPr>
          <w:ins w:id="157" w:author="Shaman, Jeffrey L." w:date="2023-08-25T12:08:00Z"/>
          <w:del w:id="158" w:author="Cascante Vega, Jaime E." w:date="2023-08-26T14:08:00Z"/>
          <w:rFonts w:ascii="Arial" w:hAnsi="Arial" w:cs="Arial"/>
          <w:color w:val="000000" w:themeColor="text1"/>
          <w:sz w:val="20"/>
          <w:szCs w:val="20"/>
          <w:lang w:val="en-US"/>
        </w:rPr>
      </w:pPr>
    </w:p>
    <w:p w14:paraId="5F128466" w14:textId="77777777" w:rsidR="008D7332" w:rsidDel="00EC4155" w:rsidRDefault="008D7332" w:rsidP="009874C3">
      <w:pPr>
        <w:spacing w:line="360" w:lineRule="auto"/>
        <w:rPr>
          <w:ins w:id="159" w:author="Shaman, Jeffrey L." w:date="2023-08-25T12:08:00Z"/>
          <w:del w:id="160" w:author="Cascante Vega, Jaime E." w:date="2023-08-26T14:08:00Z"/>
          <w:rFonts w:ascii="Arial" w:hAnsi="Arial" w:cs="Arial"/>
          <w:color w:val="000000" w:themeColor="text1"/>
          <w:sz w:val="20"/>
          <w:szCs w:val="20"/>
          <w:lang w:val="en-US"/>
        </w:rPr>
      </w:pPr>
    </w:p>
    <w:p w14:paraId="75ECF410" w14:textId="3BD2A51A" w:rsidR="005C55F4" w:rsidDel="00EC4155" w:rsidRDefault="005C55F4" w:rsidP="009874C3">
      <w:pPr>
        <w:spacing w:line="360" w:lineRule="auto"/>
        <w:rPr>
          <w:del w:id="161" w:author="Cascante Vega, Jaime E." w:date="2023-08-26T14:08:00Z"/>
          <w:rFonts w:ascii="Arial" w:hAnsi="Arial" w:cs="Arial"/>
          <w:color w:val="000000" w:themeColor="text1"/>
          <w:sz w:val="20"/>
          <w:szCs w:val="20"/>
          <w:lang w:val="en-US"/>
        </w:rPr>
      </w:pPr>
      <w:commentRangeStart w:id="162"/>
      <w:del w:id="163" w:author="Cascante Vega, Jaime E." w:date="2023-08-26T14:08:00Z">
        <w:r w:rsidDel="00EC4155">
          <w:rPr>
            <w:rFonts w:ascii="Arial" w:hAnsi="Arial" w:cs="Arial"/>
            <w:color w:val="000000" w:themeColor="text1"/>
            <w:sz w:val="20"/>
            <w:szCs w:val="20"/>
            <w:lang w:val="en-US"/>
          </w:rPr>
          <w:delText>However, we don't think</w:delText>
        </w:r>
      </w:del>
      <w:ins w:id="164" w:author="Shaman, Jeffrey L." w:date="2023-08-25T12:05:00Z">
        <w:del w:id="165" w:author="Cascante Vega, Jaime E." w:date="2023-08-26T14:08:00Z">
          <w:r w:rsidR="00EF1A67" w:rsidDel="00EC4155">
            <w:rPr>
              <w:rFonts w:ascii="Arial" w:hAnsi="Arial" w:cs="Arial"/>
              <w:color w:val="000000" w:themeColor="text1"/>
              <w:sz w:val="20"/>
              <w:szCs w:val="20"/>
              <w:lang w:val="en-US"/>
            </w:rPr>
            <w:delText>We speculate that</w:delText>
          </w:r>
        </w:del>
      </w:ins>
      <w:del w:id="166" w:author="Cascante Vega, Jaime E." w:date="2023-08-26T14:08:00Z">
        <w:r w:rsidDel="00EC4155">
          <w:rPr>
            <w:rFonts w:ascii="Arial" w:hAnsi="Arial" w:cs="Arial"/>
            <w:color w:val="000000" w:themeColor="text1"/>
            <w:sz w:val="20"/>
            <w:szCs w:val="20"/>
            <w:lang w:val="en-US"/>
          </w:rPr>
          <w:delText xml:space="preserve"> the age distribution of infection has changed, as similar reasearch</w:delText>
        </w:r>
        <w:r w:rsidR="000E1511" w:rsidDel="00EC4155">
          <w:rPr>
            <w:rFonts w:ascii="Arial" w:hAnsi="Arial" w:cs="Arial"/>
            <w:color w:val="000000" w:themeColor="text1"/>
            <w:sz w:val="20"/>
            <w:szCs w:val="20"/>
            <w:lang w:val="en-US"/>
          </w:rPr>
          <w:delText xml:space="preserve"> in the UK </w:delText>
        </w:r>
        <w:r w:rsidDel="00EC4155">
          <w:rPr>
            <w:rFonts w:ascii="Arial" w:hAnsi="Arial" w:cs="Arial"/>
            <w:color w:val="000000" w:themeColor="text1"/>
            <w:sz w:val="20"/>
            <w:szCs w:val="20"/>
            <w:lang w:val="en-US"/>
          </w:rPr>
          <w:delText xml:space="preserve">has </w:delText>
        </w:r>
        <w:r w:rsidR="000E1511" w:rsidDel="00EC4155">
          <w:rPr>
            <w:rFonts w:ascii="Arial" w:hAnsi="Arial" w:cs="Arial"/>
            <w:color w:val="000000" w:themeColor="text1"/>
            <w:sz w:val="20"/>
            <w:szCs w:val="20"/>
            <w:lang w:val="en-US"/>
          </w:rPr>
          <w:delText>not observed a shift in the</w:delText>
        </w:r>
        <w:r w:rsidR="007F6DFD" w:rsidDel="00EC4155">
          <w:rPr>
            <w:rFonts w:ascii="Arial" w:hAnsi="Arial" w:cs="Arial"/>
            <w:color w:val="000000" w:themeColor="text1"/>
            <w:sz w:val="20"/>
            <w:szCs w:val="20"/>
            <w:lang w:val="en-US"/>
          </w:rPr>
          <w:delText xml:space="preserve"> age distribution of infections</w:delText>
        </w:r>
        <w:r w:rsidR="002D05F7" w:rsidDel="00EC4155">
          <w:rPr>
            <w:rFonts w:ascii="Arial" w:hAnsi="Arial" w:cs="Arial"/>
            <w:color w:val="000000" w:themeColor="text1"/>
            <w:sz w:val="20"/>
            <w:szCs w:val="20"/>
            <w:lang w:val="en-US"/>
          </w:rPr>
          <w:delText>,</w:delText>
        </w:r>
        <w:r w:rsidR="007F6DFD" w:rsidDel="00EC4155">
          <w:rPr>
            <w:rFonts w:ascii="Arial" w:hAnsi="Arial" w:cs="Arial"/>
            <w:color w:val="000000" w:themeColor="text1"/>
            <w:sz w:val="20"/>
            <w:szCs w:val="20"/>
            <w:lang w:val="en-US"/>
          </w:rPr>
          <w:delText xml:space="preserve"> see (</w:delText>
        </w:r>
        <w:r w:rsidR="002B1CDE" w:rsidRPr="002B1CDE" w:rsidDel="00EC4155">
          <w:rPr>
            <w:rFonts w:ascii="Arial" w:hAnsi="Arial" w:cs="Arial"/>
            <w:color w:val="000000" w:themeColor="text1"/>
            <w:sz w:val="20"/>
            <w:szCs w:val="20"/>
            <w:lang w:val="en-US"/>
          </w:rPr>
          <w:delText>https://www.cambridge.org/core/services/aop-cambridge-core/content/view/97EE1108D65A2303522657E2AD532140/S0950268805005339a.pdf/the-natural-history-of-meningococcal-carriage-and-disease.pdf</w:delText>
        </w:r>
        <w:r w:rsidR="007F6DFD" w:rsidDel="00EC4155">
          <w:rPr>
            <w:rFonts w:ascii="Arial" w:hAnsi="Arial" w:cs="Arial"/>
            <w:color w:val="000000" w:themeColor="text1"/>
            <w:sz w:val="20"/>
            <w:szCs w:val="20"/>
            <w:lang w:val="en-US"/>
          </w:rPr>
          <w:delText xml:space="preserve">). </w:delText>
        </w:r>
      </w:del>
    </w:p>
    <w:p w14:paraId="6DE7A04D" w14:textId="1B14A918" w:rsidR="005C55F4" w:rsidDel="00EC4155" w:rsidRDefault="005C55F4" w:rsidP="009874C3">
      <w:pPr>
        <w:spacing w:line="360" w:lineRule="auto"/>
        <w:rPr>
          <w:del w:id="167" w:author="Cascante Vega, Jaime E." w:date="2023-08-26T14:08:00Z"/>
          <w:rFonts w:ascii="Arial" w:hAnsi="Arial" w:cs="Arial"/>
          <w:color w:val="000000" w:themeColor="text1"/>
          <w:sz w:val="20"/>
          <w:szCs w:val="20"/>
          <w:lang w:val="en-US"/>
        </w:rPr>
      </w:pPr>
    </w:p>
    <w:p w14:paraId="5DA83858" w14:textId="5BF5C5C2" w:rsidR="00971D45" w:rsidRPr="00E13A92" w:rsidDel="00EC4155" w:rsidRDefault="002B1CDE" w:rsidP="009874C3">
      <w:pPr>
        <w:spacing w:line="360" w:lineRule="auto"/>
        <w:rPr>
          <w:del w:id="168" w:author="Cascante Vega, Jaime E." w:date="2023-08-26T14:08:00Z"/>
          <w:rFonts w:ascii="Arial" w:hAnsi="Arial" w:cs="Arial"/>
          <w:color w:val="000000" w:themeColor="text1"/>
          <w:sz w:val="20"/>
          <w:szCs w:val="20"/>
          <w:lang w:val="en-US"/>
        </w:rPr>
      </w:pPr>
      <w:commentRangeStart w:id="169"/>
      <w:commentRangeStart w:id="170"/>
      <w:commentRangeStart w:id="171"/>
      <w:commentRangeStart w:id="172"/>
      <w:del w:id="173" w:author="Cascante Vega, Jaime E." w:date="2023-08-26T14:08:00Z">
        <w:r w:rsidDel="00EC4155">
          <w:rPr>
            <w:rFonts w:ascii="Arial" w:hAnsi="Arial" w:cs="Arial"/>
            <w:color w:val="000000" w:themeColor="text1"/>
            <w:sz w:val="20"/>
            <w:szCs w:val="20"/>
            <w:lang w:val="en-US"/>
          </w:rPr>
          <w:delText>Additionally, vaccination prevents disease</w:delText>
        </w:r>
        <w:r w:rsidR="008B58A6" w:rsidDel="00EC4155">
          <w:rPr>
            <w:rFonts w:ascii="Arial" w:hAnsi="Arial" w:cs="Arial"/>
            <w:color w:val="000000" w:themeColor="text1"/>
            <w:sz w:val="20"/>
            <w:szCs w:val="20"/>
            <w:lang w:val="en-US"/>
          </w:rPr>
          <w:delText xml:space="preserve"> (</w:delText>
        </w:r>
        <w:r w:rsidR="008B58A6" w:rsidRPr="008B58A6" w:rsidDel="00EC4155">
          <w:rPr>
            <w:rFonts w:ascii="Arial" w:hAnsi="Arial" w:cs="Arial"/>
            <w:color w:val="000000" w:themeColor="text1"/>
            <w:sz w:val="20"/>
            <w:szCs w:val="20"/>
            <w:lang w:val="en-US"/>
          </w:rPr>
          <w:delText>https://www.cdc.gov/meningococcal/vaccine-info.html</w:delText>
        </w:r>
        <w:r w:rsidR="008B58A6" w:rsidDel="00EC4155">
          <w:rPr>
            <w:rFonts w:ascii="Arial" w:hAnsi="Arial" w:cs="Arial"/>
            <w:color w:val="000000" w:themeColor="text1"/>
            <w:sz w:val="20"/>
            <w:szCs w:val="20"/>
            <w:lang w:val="en-US"/>
          </w:rPr>
          <w:delText>)</w:delText>
        </w:r>
        <w:r w:rsidDel="00EC4155">
          <w:rPr>
            <w:rFonts w:ascii="Arial" w:hAnsi="Arial" w:cs="Arial"/>
            <w:color w:val="000000" w:themeColor="text1"/>
            <w:sz w:val="20"/>
            <w:szCs w:val="20"/>
            <w:lang w:val="en-US"/>
          </w:rPr>
          <w:delText>, it does not reduce transmission, which could explain why the distribution remained unaltered.</w:delText>
        </w:r>
        <w:commentRangeEnd w:id="169"/>
        <w:r w:rsidR="005C55F4" w:rsidDel="00EC4155">
          <w:rPr>
            <w:rStyle w:val="CommentReference"/>
          </w:rPr>
          <w:commentReference w:id="169"/>
        </w:r>
        <w:commentRangeEnd w:id="170"/>
        <w:r w:rsidR="007315C2" w:rsidDel="00EC4155">
          <w:rPr>
            <w:rStyle w:val="CommentReference"/>
          </w:rPr>
          <w:commentReference w:id="170"/>
        </w:r>
        <w:commentRangeEnd w:id="171"/>
        <w:r w:rsidR="00A60B6F" w:rsidDel="00EC4155">
          <w:rPr>
            <w:rStyle w:val="CommentReference"/>
          </w:rPr>
          <w:commentReference w:id="171"/>
        </w:r>
        <w:r w:rsidR="009B6A19" w:rsidDel="00EC4155">
          <w:rPr>
            <w:rFonts w:ascii="Arial" w:hAnsi="Arial" w:cs="Arial"/>
            <w:color w:val="000000" w:themeColor="text1"/>
            <w:sz w:val="20"/>
            <w:szCs w:val="20"/>
            <w:lang w:val="en-US"/>
          </w:rPr>
          <w:delText xml:space="preserve"> There is evidence for this for the men B vaccine (</w:delText>
        </w:r>
        <w:r w:rsidR="00000000" w:rsidDel="00EC4155">
          <w:fldChar w:fldCharType="begin"/>
        </w:r>
        <w:r w:rsidR="00000000" w:rsidDel="00EC4155">
          <w:delInstrText>HYPERLINK "https://pubmed.ncbi.nlm.nih.gov/21075057/"</w:delInstrText>
        </w:r>
        <w:r w:rsidR="00000000" w:rsidDel="00EC4155">
          <w:fldChar w:fldCharType="separate"/>
        </w:r>
        <w:r w:rsidR="009B6A19" w:rsidRPr="007A7746" w:rsidDel="00EC4155">
          <w:rPr>
            <w:rFonts w:ascii="Arial" w:hAnsi="Arial" w:cs="Arial"/>
            <w:color w:val="000000" w:themeColor="text1"/>
            <w:sz w:val="20"/>
            <w:szCs w:val="20"/>
            <w:lang w:val="en-US"/>
          </w:rPr>
          <w:delText>https://pubmed.ncbi.nlm.nih.gov/21075057/</w:delText>
        </w:r>
        <w:r w:rsidR="00000000" w:rsidDel="00EC4155">
          <w:rPr>
            <w:rFonts w:ascii="Arial" w:hAnsi="Arial" w:cs="Arial"/>
            <w:color w:val="000000" w:themeColor="text1"/>
            <w:sz w:val="20"/>
            <w:szCs w:val="20"/>
            <w:lang w:val="en-US"/>
          </w:rPr>
          <w:fldChar w:fldCharType="end"/>
        </w:r>
        <w:r w:rsidR="007D3404" w:rsidDel="00EC4155">
          <w:rPr>
            <w:rFonts w:ascii="Arial" w:hAnsi="Arial" w:cs="Arial"/>
            <w:color w:val="000000" w:themeColor="text1"/>
            <w:sz w:val="20"/>
            <w:szCs w:val="20"/>
            <w:lang w:val="en-US"/>
          </w:rPr>
          <w:delText>)</w:delText>
        </w:r>
        <w:r w:rsidR="0074117B" w:rsidDel="00EC4155">
          <w:rPr>
            <w:rFonts w:ascii="Arial" w:hAnsi="Arial" w:cs="Arial"/>
            <w:color w:val="000000" w:themeColor="text1"/>
            <w:sz w:val="20"/>
            <w:szCs w:val="20"/>
            <w:lang w:val="en-US"/>
          </w:rPr>
          <w:delText>.</w:delText>
        </w:r>
        <w:r w:rsidR="007D3404" w:rsidDel="00EC4155">
          <w:rPr>
            <w:rFonts w:ascii="Arial" w:hAnsi="Arial" w:cs="Arial"/>
            <w:color w:val="000000" w:themeColor="text1"/>
            <w:sz w:val="20"/>
            <w:szCs w:val="20"/>
            <w:lang w:val="en-US"/>
          </w:rPr>
          <w:delText xml:space="preserve"> </w:delText>
        </w:r>
        <w:r w:rsidR="0074117B" w:rsidDel="00EC4155">
          <w:rPr>
            <w:rFonts w:ascii="Arial" w:hAnsi="Arial" w:cs="Arial"/>
            <w:color w:val="000000" w:themeColor="text1"/>
            <w:sz w:val="20"/>
            <w:szCs w:val="20"/>
            <w:lang w:val="en-US"/>
          </w:rPr>
          <w:delText>The</w:delText>
        </w:r>
        <w:r w:rsidR="007D3404" w:rsidDel="00EC4155">
          <w:rPr>
            <w:rFonts w:ascii="Arial" w:hAnsi="Arial" w:cs="Arial"/>
            <w:color w:val="000000" w:themeColor="text1"/>
            <w:sz w:val="20"/>
            <w:szCs w:val="20"/>
            <w:lang w:val="en-US"/>
          </w:rPr>
          <w:delText xml:space="preserve"> </w:delText>
        </w:r>
        <w:r w:rsidR="00501ACA" w:rsidDel="00EC4155">
          <w:rPr>
            <w:rFonts w:ascii="Arial" w:hAnsi="Arial" w:cs="Arial"/>
            <w:color w:val="000000" w:themeColor="text1"/>
            <w:sz w:val="20"/>
            <w:szCs w:val="20"/>
            <w:lang w:val="en-US"/>
          </w:rPr>
          <w:delText>ACWY conjugate did reduce carriage</w:delText>
        </w:r>
        <w:r w:rsidR="0074117B" w:rsidDel="00EC4155">
          <w:rPr>
            <w:rFonts w:ascii="Arial" w:hAnsi="Arial" w:cs="Arial"/>
            <w:color w:val="000000" w:themeColor="text1"/>
            <w:sz w:val="20"/>
            <w:szCs w:val="20"/>
            <w:lang w:val="en-US"/>
          </w:rPr>
          <w:delText xml:space="preserve"> </w:delText>
        </w:r>
        <w:r w:rsidR="00501ACA" w:rsidDel="00EC4155">
          <w:rPr>
            <w:rFonts w:ascii="Arial" w:hAnsi="Arial" w:cs="Arial"/>
            <w:color w:val="000000" w:themeColor="text1"/>
            <w:sz w:val="20"/>
            <w:szCs w:val="20"/>
            <w:lang w:val="en-US"/>
          </w:rPr>
          <w:delText>(</w:delText>
        </w:r>
        <w:r w:rsidR="00501ACA" w:rsidRPr="00501ACA" w:rsidDel="00EC4155">
          <w:rPr>
            <w:rFonts w:ascii="Arial" w:hAnsi="Arial" w:cs="Arial"/>
            <w:color w:val="000000" w:themeColor="text1"/>
            <w:sz w:val="20"/>
            <w:szCs w:val="20"/>
            <w:lang w:val="en-US"/>
          </w:rPr>
          <w:delText>https://www.clinicalmicrobiologyandinfection.com/action/showPdf?pii=S1198-743X%2822%2900368-8</w:delText>
        </w:r>
        <w:r w:rsidR="00501ACA" w:rsidDel="00EC4155">
          <w:rPr>
            <w:rFonts w:ascii="Arial" w:hAnsi="Arial" w:cs="Arial"/>
            <w:color w:val="000000" w:themeColor="text1"/>
            <w:sz w:val="20"/>
            <w:szCs w:val="20"/>
            <w:lang w:val="en-US"/>
          </w:rPr>
          <w:delText>)</w:delText>
        </w:r>
        <w:r w:rsidR="0074117B" w:rsidDel="00EC4155">
          <w:rPr>
            <w:rFonts w:ascii="Arial" w:hAnsi="Arial" w:cs="Arial"/>
            <w:color w:val="000000" w:themeColor="text1"/>
            <w:sz w:val="20"/>
            <w:szCs w:val="20"/>
            <w:lang w:val="en-US"/>
          </w:rPr>
          <w:delText xml:space="preserve">, it is not clear it's effects on reduction of transmission,  </w:delText>
        </w:r>
        <w:r w:rsidR="005C06A7" w:rsidDel="00EC4155">
          <w:rPr>
            <w:rFonts w:ascii="Arial" w:hAnsi="Arial" w:cs="Arial"/>
            <w:color w:val="000000" w:themeColor="text1"/>
            <w:sz w:val="20"/>
            <w:szCs w:val="20"/>
            <w:lang w:val="en-US"/>
          </w:rPr>
          <w:delText>however we did not found studies reporting a shift in the yearly distribution of infections.</w:delText>
        </w:r>
      </w:del>
    </w:p>
    <w:p w14:paraId="384E8E40" w14:textId="77777777" w:rsidR="00A206E7" w:rsidDel="00EC4155" w:rsidRDefault="00A206E7" w:rsidP="009874C3">
      <w:pPr>
        <w:spacing w:line="360" w:lineRule="auto"/>
        <w:rPr>
          <w:del w:id="174" w:author="Cascante Vega, Jaime E." w:date="2023-08-26T14:08:00Z"/>
          <w:rFonts w:ascii="Arial" w:hAnsi="Arial" w:cs="Arial"/>
          <w:i/>
          <w:iCs/>
          <w:color w:val="808080" w:themeColor="background1" w:themeShade="80"/>
          <w:sz w:val="20"/>
          <w:szCs w:val="20"/>
          <w:lang w:val="en-US"/>
        </w:rPr>
      </w:pPr>
    </w:p>
    <w:p w14:paraId="7DBC3423" w14:textId="606F3DA2" w:rsidR="008F449A" w:rsidDel="00EC4155" w:rsidRDefault="0046330D" w:rsidP="009874C3">
      <w:pPr>
        <w:spacing w:line="360" w:lineRule="auto"/>
        <w:rPr>
          <w:del w:id="175" w:author="Cascante Vega, Jaime E." w:date="2023-08-26T14:08:00Z"/>
          <w:rFonts w:ascii="Arial" w:hAnsi="Arial" w:cs="Arial"/>
          <w:i/>
          <w:iCs/>
          <w:color w:val="808080" w:themeColor="background1" w:themeShade="80"/>
          <w:sz w:val="20"/>
          <w:szCs w:val="20"/>
          <w:lang w:val="en-US"/>
        </w:rPr>
      </w:pPr>
      <w:del w:id="176" w:author="Cascante Vega, Jaime E." w:date="2023-08-26T14:08:00Z">
        <w:r w:rsidDel="00EC4155">
          <w:rPr>
            <w:rFonts w:ascii="Arial" w:hAnsi="Arial" w:cs="Arial"/>
            <w:color w:val="000000" w:themeColor="text1"/>
            <w:sz w:val="20"/>
            <w:szCs w:val="20"/>
            <w:lang w:val="en-US"/>
          </w:rPr>
          <w:delText>However, researchers in the UK have not observed a shift in the age distribution of infections, as you suggest. You could, for example, see (</w:delText>
        </w:r>
        <w:r w:rsidRPr="002B1CDE" w:rsidDel="00EC4155">
          <w:rPr>
            <w:rFonts w:ascii="Arial" w:hAnsi="Arial" w:cs="Arial"/>
            <w:color w:val="000000" w:themeColor="text1"/>
            <w:sz w:val="20"/>
            <w:szCs w:val="20"/>
            <w:lang w:val="en-US"/>
          </w:rPr>
          <w:delText>https://www.cambridge.org/core/services/aop-cambridge-core/content/view/97EE1108D65A2303522657E2AD532140/S0950268805005339a.pdf/the-natural-history-of-meningococcal-carriage-and-disease.pdf</w:delText>
        </w:r>
        <w:r w:rsidDel="00EC4155">
          <w:rPr>
            <w:rFonts w:ascii="Arial" w:hAnsi="Arial" w:cs="Arial"/>
            <w:color w:val="000000" w:themeColor="text1"/>
            <w:sz w:val="20"/>
            <w:szCs w:val="20"/>
            <w:lang w:val="en-US"/>
          </w:rPr>
          <w:delText>). We don't think the age distribution of infection changed. Additionally, vaccination prevents disease (</w:delText>
        </w:r>
        <w:r w:rsidRPr="008B58A6" w:rsidDel="00EC4155">
          <w:rPr>
            <w:rFonts w:ascii="Arial" w:hAnsi="Arial" w:cs="Arial"/>
            <w:color w:val="000000" w:themeColor="text1"/>
            <w:sz w:val="20"/>
            <w:szCs w:val="20"/>
            <w:lang w:val="en-US"/>
          </w:rPr>
          <w:delText>https://www.cdc.gov/meningococcal/vaccine-info.html</w:delText>
        </w:r>
        <w:r w:rsidDel="00EC4155">
          <w:rPr>
            <w:rFonts w:ascii="Arial" w:hAnsi="Arial" w:cs="Arial"/>
            <w:color w:val="000000" w:themeColor="text1"/>
            <w:sz w:val="20"/>
            <w:szCs w:val="20"/>
            <w:lang w:val="en-US"/>
          </w:rPr>
          <w:delText>), it does not reduce transmission, which could explain why the distribution remained unaltered.</w:delText>
        </w:r>
        <w:commentRangeEnd w:id="172"/>
        <w:r w:rsidR="00EF1A67" w:rsidDel="00EC4155">
          <w:rPr>
            <w:rStyle w:val="CommentReference"/>
          </w:rPr>
          <w:commentReference w:id="172"/>
        </w:r>
        <w:commentRangeEnd w:id="162"/>
        <w:r w:rsidR="008D7332" w:rsidDel="00EC4155">
          <w:rPr>
            <w:rStyle w:val="CommentReference"/>
          </w:rPr>
          <w:commentReference w:id="162"/>
        </w:r>
      </w:del>
    </w:p>
    <w:p w14:paraId="3A043DB7" w14:textId="77777777" w:rsidR="008F449A" w:rsidRDefault="008F449A" w:rsidP="009874C3">
      <w:pPr>
        <w:spacing w:line="360" w:lineRule="auto"/>
        <w:rPr>
          <w:rFonts w:ascii="Arial" w:hAnsi="Arial" w:cs="Arial"/>
          <w:i/>
          <w:iCs/>
          <w:color w:val="808080" w:themeColor="background1" w:themeShade="80"/>
          <w:sz w:val="20"/>
          <w:szCs w:val="20"/>
          <w:lang w:val="en-US"/>
        </w:rPr>
      </w:pPr>
    </w:p>
    <w:p w14:paraId="20DC7413" w14:textId="714B374B" w:rsidR="00971D45" w:rsidRPr="00A206E7" w:rsidRDefault="00971D45" w:rsidP="009874C3">
      <w:pPr>
        <w:spacing w:line="360" w:lineRule="auto"/>
        <w:rPr>
          <w:rFonts w:ascii="Arial" w:hAnsi="Arial" w:cs="Arial"/>
          <w:b/>
          <w:bCs/>
          <w:i/>
          <w:iCs/>
          <w:color w:val="808080" w:themeColor="background1" w:themeShade="80"/>
          <w:sz w:val="20"/>
          <w:szCs w:val="20"/>
          <w:lang w:val="en-US"/>
        </w:rPr>
      </w:pPr>
      <w:r w:rsidRPr="00A206E7">
        <w:rPr>
          <w:rFonts w:ascii="Arial" w:hAnsi="Arial" w:cs="Arial"/>
          <w:b/>
          <w:bCs/>
          <w:i/>
          <w:iCs/>
          <w:color w:val="808080" w:themeColor="background1" w:themeShade="80"/>
          <w:sz w:val="20"/>
          <w:szCs w:val="20"/>
          <w:lang w:val="en-US"/>
        </w:rPr>
        <w:t>Minor comments</w:t>
      </w:r>
    </w:p>
    <w:p w14:paraId="118F1AEC" w14:textId="0F702D30" w:rsidR="00971D45" w:rsidRDefault="00971D45" w:rsidP="009874C3">
      <w:pPr>
        <w:spacing w:line="360" w:lineRule="auto"/>
        <w:rPr>
          <w:rFonts w:ascii="Arial" w:hAnsi="Arial" w:cs="Arial"/>
          <w:i/>
          <w:iCs/>
          <w:color w:val="808080" w:themeColor="background1" w:themeShade="80"/>
          <w:sz w:val="20"/>
          <w:szCs w:val="20"/>
          <w:lang w:val="en-US"/>
        </w:rPr>
      </w:pPr>
      <w:r>
        <w:rPr>
          <w:rFonts w:ascii="Arial" w:hAnsi="Arial" w:cs="Arial"/>
          <w:i/>
          <w:iCs/>
          <w:color w:val="808080" w:themeColor="background1" w:themeShade="80"/>
          <w:sz w:val="20"/>
          <w:szCs w:val="20"/>
          <w:lang w:val="en-US"/>
        </w:rPr>
        <w:t>Introduction</w:t>
      </w:r>
    </w:p>
    <w:p w14:paraId="683F8124" w14:textId="77777777" w:rsidR="006F2A7C" w:rsidRPr="006F2A7C" w:rsidRDefault="006F2A7C" w:rsidP="009874C3">
      <w:pPr>
        <w:spacing w:line="360" w:lineRule="auto"/>
        <w:rPr>
          <w:rFonts w:ascii="Arial" w:hAnsi="Arial" w:cs="Arial"/>
          <w:color w:val="000000" w:themeColor="text1"/>
          <w:sz w:val="20"/>
          <w:szCs w:val="20"/>
          <w:lang w:val="en-US"/>
        </w:rPr>
      </w:pPr>
      <w:commentRangeStart w:id="177"/>
      <w:commentRangeStart w:id="178"/>
      <w:r w:rsidRPr="006F2A7C">
        <w:rPr>
          <w:rFonts w:ascii="Arial" w:hAnsi="Arial" w:cs="Arial"/>
          <w:color w:val="000000" w:themeColor="text1"/>
          <w:sz w:val="20"/>
          <w:szCs w:val="20"/>
          <w:lang w:val="en-US"/>
        </w:rPr>
        <w:t>“While meningococcal disease affects all age groups, infections are reported predominantly in infants, young adults, and adults over 85 years old3, and, in temperate regions, cases are predominant in winter and spring months”</w:t>
      </w:r>
    </w:p>
    <w:p w14:paraId="72960135" w14:textId="674A3ADC" w:rsidR="00971D45" w:rsidRDefault="006F2A7C" w:rsidP="009874C3">
      <w:pPr>
        <w:spacing w:line="360" w:lineRule="auto"/>
        <w:rPr>
          <w:rFonts w:ascii="Arial" w:hAnsi="Arial" w:cs="Arial"/>
          <w:color w:val="000000" w:themeColor="text1"/>
          <w:sz w:val="20"/>
          <w:szCs w:val="20"/>
          <w:lang w:val="en-US"/>
        </w:rPr>
      </w:pPr>
      <w:r w:rsidRPr="006F2A7C">
        <w:rPr>
          <w:rFonts w:ascii="Arial" w:hAnsi="Arial" w:cs="Arial"/>
          <w:color w:val="000000" w:themeColor="text1"/>
          <w:sz w:val="20"/>
          <w:szCs w:val="20"/>
          <w:lang w:val="en-US"/>
        </w:rPr>
        <w:t>What is the distribution of infections? This seems crucial to later claim that MenACWY vaccine (approved in 2005 and 2011) is likely responsible for the significant decline in cases.</w:t>
      </w:r>
      <w:commentRangeEnd w:id="177"/>
      <w:r w:rsidR="005C55F4">
        <w:rPr>
          <w:rStyle w:val="CommentReference"/>
        </w:rPr>
        <w:commentReference w:id="177"/>
      </w:r>
      <w:commentRangeEnd w:id="178"/>
      <w:r w:rsidR="00D53FC8">
        <w:rPr>
          <w:rStyle w:val="CommentReference"/>
        </w:rPr>
        <w:commentReference w:id="178"/>
      </w:r>
    </w:p>
    <w:p w14:paraId="10EAFEE7" w14:textId="50FD909D" w:rsidR="00997253" w:rsidRDefault="00997253" w:rsidP="009874C3">
      <w:pPr>
        <w:spacing w:line="360" w:lineRule="auto"/>
        <w:rPr>
          <w:rFonts w:ascii="Arial" w:hAnsi="Arial" w:cs="Arial"/>
          <w:color w:val="000000" w:themeColor="text1"/>
          <w:sz w:val="20"/>
          <w:szCs w:val="20"/>
          <w:lang w:val="en-US"/>
        </w:rPr>
      </w:pPr>
      <w:r w:rsidRPr="00D80CF1">
        <w:rPr>
          <w:rFonts w:ascii="Arial" w:hAnsi="Arial" w:cs="Arial"/>
          <w:i/>
          <w:iCs/>
          <w:color w:val="FF0000"/>
          <w:sz w:val="20"/>
          <w:szCs w:val="20"/>
          <w:lang w:val="en-US"/>
        </w:rPr>
        <w:t>Answe</w:t>
      </w:r>
      <w:r>
        <w:rPr>
          <w:rFonts w:ascii="Arial" w:hAnsi="Arial" w:cs="Arial"/>
          <w:i/>
          <w:iCs/>
          <w:color w:val="FF0000"/>
          <w:sz w:val="20"/>
          <w:szCs w:val="20"/>
          <w:lang w:val="en-US"/>
        </w:rPr>
        <w:t xml:space="preserve">r: </w:t>
      </w:r>
      <w:r w:rsidRPr="00617EEB">
        <w:rPr>
          <w:rFonts w:ascii="Arial" w:hAnsi="Arial" w:cs="Arial"/>
          <w:color w:val="000000" w:themeColor="text1"/>
          <w:sz w:val="20"/>
          <w:szCs w:val="20"/>
          <w:lang w:val="en-US"/>
        </w:rPr>
        <w:t xml:space="preserve">Please see </w:t>
      </w:r>
      <w:r w:rsidR="00617EEB" w:rsidRPr="00617EEB">
        <w:rPr>
          <w:rFonts w:ascii="Arial" w:hAnsi="Arial" w:cs="Arial"/>
          <w:color w:val="000000" w:themeColor="text1"/>
          <w:sz w:val="20"/>
          <w:szCs w:val="20"/>
          <w:lang w:val="en-US"/>
        </w:rPr>
        <w:t xml:space="preserve">the </w:t>
      </w:r>
      <w:r w:rsidRPr="00617EEB">
        <w:rPr>
          <w:rFonts w:ascii="Arial" w:hAnsi="Arial" w:cs="Arial"/>
          <w:color w:val="000000" w:themeColor="text1"/>
          <w:sz w:val="20"/>
          <w:szCs w:val="20"/>
          <w:lang w:val="en-US"/>
        </w:rPr>
        <w:t>previous point</w:t>
      </w:r>
      <w:r w:rsidRPr="00617EEB">
        <w:rPr>
          <w:rFonts w:ascii="Arial" w:hAnsi="Arial" w:cs="Arial"/>
          <w:i/>
          <w:iCs/>
          <w:color w:val="000000" w:themeColor="text1"/>
          <w:sz w:val="20"/>
          <w:szCs w:val="20"/>
          <w:lang w:val="en-US"/>
        </w:rPr>
        <w:t>.</w:t>
      </w:r>
    </w:p>
    <w:p w14:paraId="3A9B8129" w14:textId="77777777" w:rsidR="00A15C3A" w:rsidRDefault="00A15C3A" w:rsidP="009874C3">
      <w:pPr>
        <w:spacing w:line="360" w:lineRule="auto"/>
        <w:rPr>
          <w:rFonts w:ascii="Arial" w:hAnsi="Arial" w:cs="Arial"/>
          <w:color w:val="000000" w:themeColor="text1"/>
          <w:sz w:val="20"/>
          <w:szCs w:val="20"/>
          <w:lang w:val="en-US"/>
        </w:rPr>
      </w:pPr>
    </w:p>
    <w:p w14:paraId="6D10B952" w14:textId="463BB2E0" w:rsidR="006F2A7C" w:rsidRDefault="006F2A7C" w:rsidP="009874C3">
      <w:pPr>
        <w:spacing w:line="360" w:lineRule="auto"/>
        <w:rPr>
          <w:rFonts w:ascii="Arial" w:hAnsi="Arial" w:cs="Arial"/>
          <w:i/>
          <w:iCs/>
          <w:color w:val="808080" w:themeColor="background1" w:themeShade="80"/>
          <w:sz w:val="20"/>
          <w:szCs w:val="20"/>
          <w:lang w:val="en-US"/>
        </w:rPr>
      </w:pPr>
      <w:r>
        <w:rPr>
          <w:rFonts w:ascii="Arial" w:hAnsi="Arial" w:cs="Arial"/>
          <w:i/>
          <w:iCs/>
          <w:color w:val="808080" w:themeColor="background1" w:themeShade="80"/>
          <w:sz w:val="20"/>
          <w:szCs w:val="20"/>
          <w:lang w:val="en-US"/>
        </w:rPr>
        <w:t>Results</w:t>
      </w:r>
      <w:r w:rsidR="00ED6964">
        <w:rPr>
          <w:rFonts w:ascii="Arial" w:hAnsi="Arial" w:cs="Arial"/>
          <w:i/>
          <w:iCs/>
          <w:color w:val="808080" w:themeColor="background1" w:themeShade="80"/>
          <w:sz w:val="20"/>
          <w:szCs w:val="20"/>
          <w:lang w:val="en-US"/>
        </w:rPr>
        <w:t xml:space="preserve"> </w:t>
      </w:r>
      <w:r w:rsidR="00ED6964">
        <w:rPr>
          <w:rFonts w:ascii="Arial" w:hAnsi="Arial" w:cs="Arial"/>
          <w:i/>
          <w:iCs/>
          <w:color w:val="FF0000"/>
          <w:sz w:val="20"/>
          <w:szCs w:val="20"/>
          <w:lang w:val="en-US"/>
        </w:rPr>
        <w:t>DONE</w:t>
      </w:r>
    </w:p>
    <w:p w14:paraId="7602ADAB" w14:textId="77777777" w:rsidR="00E7550C" w:rsidRPr="00E7550C" w:rsidRDefault="00E7550C" w:rsidP="009874C3">
      <w:pPr>
        <w:spacing w:line="360" w:lineRule="auto"/>
        <w:rPr>
          <w:rFonts w:ascii="Arial" w:hAnsi="Arial" w:cs="Arial"/>
          <w:color w:val="000000" w:themeColor="text1"/>
          <w:sz w:val="20"/>
          <w:szCs w:val="20"/>
          <w:lang w:val="en-US"/>
        </w:rPr>
      </w:pPr>
      <w:r w:rsidRPr="00E7550C">
        <w:rPr>
          <w:rFonts w:ascii="Arial" w:hAnsi="Arial" w:cs="Arial"/>
          <w:color w:val="000000" w:themeColor="text1"/>
          <w:sz w:val="20"/>
          <w:szCs w:val="20"/>
          <w:lang w:val="en-US"/>
        </w:rPr>
        <w:t>Fig 4: The Y-axes have different magnitude. This makes the chart harder to interpret. Suggest rescaling bar charts</w:t>
      </w:r>
    </w:p>
    <w:p w14:paraId="5FCD76ED" w14:textId="77777777" w:rsidR="00E7550C" w:rsidRPr="00E7550C" w:rsidRDefault="00E7550C" w:rsidP="009874C3">
      <w:pPr>
        <w:spacing w:line="360" w:lineRule="auto"/>
        <w:rPr>
          <w:rFonts w:ascii="Arial" w:hAnsi="Arial" w:cs="Arial"/>
          <w:color w:val="000000" w:themeColor="text1"/>
          <w:sz w:val="20"/>
          <w:szCs w:val="20"/>
          <w:lang w:val="en-US"/>
        </w:rPr>
      </w:pPr>
      <w:r w:rsidRPr="00E7550C">
        <w:rPr>
          <w:rFonts w:ascii="Arial" w:hAnsi="Arial" w:cs="Arial"/>
          <w:color w:val="000000" w:themeColor="text1"/>
          <w:sz w:val="20"/>
          <w:szCs w:val="20"/>
          <w:lang w:val="en-US"/>
        </w:rPr>
        <w:t>“We found that the performance of the MME constructed using all the past performances was better for the entire study period and across all forecast dates and forecast horizons (1 to 6 months). “</w:t>
      </w:r>
    </w:p>
    <w:p w14:paraId="5374B457" w14:textId="7703C189" w:rsidR="00A15C3A" w:rsidRDefault="00E7550C" w:rsidP="009874C3">
      <w:pPr>
        <w:spacing w:line="360" w:lineRule="auto"/>
        <w:rPr>
          <w:rFonts w:ascii="Arial" w:hAnsi="Arial" w:cs="Arial"/>
          <w:color w:val="000000" w:themeColor="text1"/>
          <w:sz w:val="20"/>
          <w:szCs w:val="20"/>
          <w:lang w:val="en-US"/>
        </w:rPr>
      </w:pPr>
      <w:r w:rsidRPr="00E7550C">
        <w:rPr>
          <w:rFonts w:ascii="Arial" w:hAnsi="Arial" w:cs="Arial"/>
          <w:color w:val="000000" w:themeColor="text1"/>
          <w:sz w:val="20"/>
          <w:szCs w:val="20"/>
          <w:lang w:val="en-US"/>
        </w:rPr>
        <w:t>Better than what exactly?</w:t>
      </w:r>
    </w:p>
    <w:p w14:paraId="47636A96" w14:textId="51FF6C6F" w:rsidR="00A15C3A" w:rsidRDefault="0017264F" w:rsidP="009874C3">
      <w:pPr>
        <w:spacing w:line="360" w:lineRule="auto"/>
        <w:rPr>
          <w:ins w:id="179" w:author="Cascante Vega, Jaime E." w:date="2023-08-26T14:12:00Z"/>
          <w:rFonts w:ascii="Arial" w:hAnsi="Arial" w:cs="Arial"/>
          <w:color w:val="000000" w:themeColor="text1"/>
          <w:sz w:val="20"/>
          <w:szCs w:val="20"/>
          <w:lang w:val="en-US"/>
        </w:rPr>
      </w:pPr>
      <w:r w:rsidRPr="00D80CF1">
        <w:rPr>
          <w:rFonts w:ascii="Arial" w:hAnsi="Arial" w:cs="Arial"/>
          <w:i/>
          <w:iCs/>
          <w:color w:val="FF0000"/>
          <w:sz w:val="20"/>
          <w:szCs w:val="20"/>
          <w:lang w:val="en-US"/>
        </w:rPr>
        <w:t>Answer:</w:t>
      </w:r>
      <w:r>
        <w:rPr>
          <w:rFonts w:ascii="Arial" w:hAnsi="Arial" w:cs="Arial"/>
          <w:i/>
          <w:iCs/>
          <w:color w:val="FF0000"/>
          <w:sz w:val="20"/>
          <w:szCs w:val="20"/>
          <w:lang w:val="en-US"/>
        </w:rPr>
        <w:t xml:space="preserve">  </w:t>
      </w:r>
      <w:commentRangeStart w:id="180"/>
      <w:commentRangeStart w:id="181"/>
      <w:commentRangeStart w:id="182"/>
      <w:commentRangeStart w:id="183"/>
      <w:del w:id="184" w:author="Shaman, Jeffrey L." w:date="2023-08-25T13:03:00Z">
        <w:r w:rsidR="00A15C3A" w:rsidRPr="00A15C3A" w:rsidDel="0095780D">
          <w:rPr>
            <w:rFonts w:ascii="Arial" w:hAnsi="Arial" w:cs="Arial"/>
            <w:color w:val="000000" w:themeColor="text1"/>
            <w:sz w:val="20"/>
            <w:szCs w:val="20"/>
            <w:lang w:val="en-US"/>
          </w:rPr>
          <w:delText xml:space="preserve">Thanks </w:delText>
        </w:r>
      </w:del>
      <w:ins w:id="185" w:author="Shaman, Jeffrey L." w:date="2023-08-25T13:03:00Z">
        <w:r w:rsidR="0095780D" w:rsidRPr="00A15C3A">
          <w:rPr>
            <w:rFonts w:ascii="Arial" w:hAnsi="Arial" w:cs="Arial"/>
            <w:color w:val="000000" w:themeColor="text1"/>
            <w:sz w:val="20"/>
            <w:szCs w:val="20"/>
            <w:lang w:val="en-US"/>
          </w:rPr>
          <w:t>Thank</w:t>
        </w:r>
        <w:r w:rsidR="0095780D">
          <w:rPr>
            <w:rFonts w:ascii="Arial" w:hAnsi="Arial" w:cs="Arial"/>
            <w:color w:val="000000" w:themeColor="text1"/>
            <w:sz w:val="20"/>
            <w:szCs w:val="20"/>
            <w:lang w:val="en-US"/>
          </w:rPr>
          <w:t xml:space="preserve"> you </w:t>
        </w:r>
      </w:ins>
      <w:r w:rsidR="00A15C3A" w:rsidRPr="00A15C3A">
        <w:rPr>
          <w:rFonts w:ascii="Arial" w:hAnsi="Arial" w:cs="Arial"/>
          <w:color w:val="000000" w:themeColor="text1"/>
          <w:sz w:val="20"/>
          <w:szCs w:val="20"/>
          <w:lang w:val="en-US"/>
        </w:rPr>
        <w:t xml:space="preserve">for the suggestion. </w:t>
      </w:r>
      <w:r w:rsidR="002E3655">
        <w:rPr>
          <w:rFonts w:ascii="Arial" w:hAnsi="Arial" w:cs="Arial"/>
          <w:color w:val="000000" w:themeColor="text1"/>
          <w:sz w:val="20"/>
          <w:szCs w:val="20"/>
          <w:lang w:val="en-US"/>
        </w:rPr>
        <w:t xml:space="preserve">We presented each data split with its magnitude because IMD incidence numbers were considerably higher before </w:t>
      </w:r>
      <w:del w:id="186" w:author="Shaman, Jeffrey L." w:date="2023-08-25T13:04:00Z">
        <w:r w:rsidR="002E3655" w:rsidDel="0095780D">
          <w:rPr>
            <w:rFonts w:ascii="Arial" w:hAnsi="Arial" w:cs="Arial"/>
            <w:color w:val="000000" w:themeColor="text1"/>
            <w:sz w:val="20"/>
            <w:szCs w:val="20"/>
            <w:lang w:val="en-US"/>
          </w:rPr>
          <w:delText xml:space="preserve">and </w:delText>
        </w:r>
      </w:del>
      <w:ins w:id="187" w:author="Shaman, Jeffrey L." w:date="2023-08-25T13:04:00Z">
        <w:r w:rsidR="0095780D">
          <w:rPr>
            <w:rFonts w:ascii="Arial" w:hAnsi="Arial" w:cs="Arial"/>
            <w:color w:val="000000" w:themeColor="text1"/>
            <w:sz w:val="20"/>
            <w:szCs w:val="20"/>
            <w:lang w:val="en-US"/>
          </w:rPr>
          <w:t xml:space="preserve">versus </w:t>
        </w:r>
      </w:ins>
      <w:r w:rsidR="002E3655">
        <w:rPr>
          <w:rFonts w:ascii="Arial" w:hAnsi="Arial" w:cs="Arial"/>
          <w:color w:val="000000" w:themeColor="text1"/>
          <w:sz w:val="20"/>
          <w:szCs w:val="20"/>
          <w:lang w:val="en-US"/>
        </w:rPr>
        <w:t xml:space="preserve">after 2011 - and we aimed to compare </w:t>
      </w:r>
      <w:r w:rsidR="00A15C3A" w:rsidRPr="00A15C3A">
        <w:rPr>
          <w:rFonts w:ascii="Arial" w:hAnsi="Arial" w:cs="Arial"/>
          <w:color w:val="000000" w:themeColor="text1"/>
          <w:sz w:val="20"/>
          <w:szCs w:val="20"/>
          <w:lang w:val="en-US"/>
        </w:rPr>
        <w:lastRenderedPageBreak/>
        <w:t xml:space="preserve">models and MMEs, not between data </w:t>
      </w:r>
      <w:r w:rsidR="002E3655">
        <w:rPr>
          <w:rFonts w:ascii="Arial" w:hAnsi="Arial" w:cs="Arial"/>
          <w:color w:val="000000" w:themeColor="text1"/>
          <w:sz w:val="20"/>
          <w:szCs w:val="20"/>
          <w:lang w:val="en-US"/>
        </w:rPr>
        <w:t>splits/time</w:t>
      </w:r>
      <w:r w:rsidR="00A15C3A" w:rsidRPr="00A15C3A">
        <w:rPr>
          <w:rFonts w:ascii="Arial" w:hAnsi="Arial" w:cs="Arial"/>
          <w:color w:val="000000" w:themeColor="text1"/>
          <w:sz w:val="20"/>
          <w:szCs w:val="20"/>
          <w:lang w:val="en-US"/>
        </w:rPr>
        <w:t xml:space="preserve"> periods. </w:t>
      </w:r>
      <w:r w:rsidR="007A7746">
        <w:rPr>
          <w:rFonts w:ascii="Arial" w:hAnsi="Arial" w:cs="Arial"/>
          <w:color w:val="000000" w:themeColor="text1"/>
          <w:sz w:val="20"/>
          <w:szCs w:val="20"/>
          <w:lang w:val="en-US"/>
        </w:rPr>
        <w:t>Figure R</w:t>
      </w:r>
      <w:ins w:id="188" w:author="Shaman, Jeffrey L." w:date="2023-08-25T13:06:00Z">
        <w:r w:rsidR="00E7791C">
          <w:rPr>
            <w:rFonts w:ascii="Arial" w:hAnsi="Arial" w:cs="Arial"/>
            <w:color w:val="000000" w:themeColor="text1"/>
            <w:sz w:val="20"/>
            <w:szCs w:val="20"/>
            <w:lang w:val="en-US"/>
          </w:rPr>
          <w:t>4</w:t>
        </w:r>
      </w:ins>
      <w:del w:id="189" w:author="Shaman, Jeffrey L." w:date="2023-08-25T13:06:00Z">
        <w:r w:rsidR="007A7746" w:rsidDel="00E7791C">
          <w:rPr>
            <w:rFonts w:ascii="Arial" w:hAnsi="Arial" w:cs="Arial"/>
            <w:color w:val="000000" w:themeColor="text1"/>
            <w:sz w:val="20"/>
            <w:szCs w:val="20"/>
            <w:lang w:val="en-US"/>
          </w:rPr>
          <w:delText>3</w:delText>
        </w:r>
      </w:del>
      <w:r w:rsidR="007A7746">
        <w:rPr>
          <w:rFonts w:ascii="Arial" w:hAnsi="Arial" w:cs="Arial"/>
          <w:color w:val="000000" w:themeColor="text1"/>
          <w:sz w:val="20"/>
          <w:szCs w:val="20"/>
          <w:lang w:val="en-US"/>
        </w:rPr>
        <w:t xml:space="preserve"> </w:t>
      </w:r>
      <w:r w:rsidR="00A15C3A" w:rsidRPr="00A15C3A">
        <w:rPr>
          <w:rFonts w:ascii="Arial" w:hAnsi="Arial" w:cs="Arial"/>
          <w:color w:val="000000" w:themeColor="text1"/>
          <w:sz w:val="20"/>
          <w:szCs w:val="20"/>
          <w:lang w:val="en-US"/>
        </w:rPr>
        <w:t>show</w:t>
      </w:r>
      <w:ins w:id="190" w:author="Shaman, Jeffrey L." w:date="2023-08-25T13:04:00Z">
        <w:r w:rsidR="0095780D">
          <w:rPr>
            <w:rFonts w:ascii="Arial" w:hAnsi="Arial" w:cs="Arial"/>
            <w:color w:val="000000" w:themeColor="text1"/>
            <w:sz w:val="20"/>
            <w:szCs w:val="20"/>
            <w:lang w:val="en-US"/>
          </w:rPr>
          <w:t>s</w:t>
        </w:r>
      </w:ins>
      <w:del w:id="191" w:author="Shaman, Jeffrey L." w:date="2023-08-25T13:04:00Z">
        <w:r w:rsidR="007A7746" w:rsidDel="0095780D">
          <w:rPr>
            <w:rFonts w:ascii="Arial" w:hAnsi="Arial" w:cs="Arial"/>
            <w:color w:val="000000" w:themeColor="text1"/>
            <w:sz w:val="20"/>
            <w:szCs w:val="20"/>
            <w:lang w:val="en-US"/>
          </w:rPr>
          <w:delText>n</w:delText>
        </w:r>
      </w:del>
      <w:r w:rsidR="007A7746">
        <w:rPr>
          <w:rFonts w:ascii="Arial" w:hAnsi="Arial" w:cs="Arial"/>
          <w:color w:val="000000" w:themeColor="text1"/>
          <w:sz w:val="20"/>
          <w:szCs w:val="20"/>
          <w:lang w:val="en-US"/>
        </w:rPr>
        <w:t xml:space="preserve"> below</w:t>
      </w:r>
      <w:r w:rsidR="00A15C3A" w:rsidRPr="00A15C3A">
        <w:rPr>
          <w:rFonts w:ascii="Arial" w:hAnsi="Arial" w:cs="Arial"/>
          <w:color w:val="000000" w:themeColor="text1"/>
          <w:sz w:val="20"/>
          <w:szCs w:val="20"/>
          <w:lang w:val="en-US"/>
        </w:rPr>
        <w:t xml:space="preserve"> the y-axis with the same limits for each data split</w:t>
      </w:r>
      <w:r w:rsidR="002E3655">
        <w:rPr>
          <w:rFonts w:ascii="Arial" w:hAnsi="Arial" w:cs="Arial"/>
          <w:color w:val="000000" w:themeColor="text1"/>
          <w:sz w:val="20"/>
          <w:szCs w:val="20"/>
          <w:lang w:val="en-US"/>
        </w:rPr>
        <w:t>. As</w:t>
      </w:r>
      <w:r w:rsidR="00A15C3A" w:rsidRPr="00A15C3A">
        <w:rPr>
          <w:rFonts w:ascii="Arial" w:hAnsi="Arial" w:cs="Arial"/>
          <w:color w:val="000000" w:themeColor="text1"/>
          <w:sz w:val="20"/>
          <w:szCs w:val="20"/>
          <w:lang w:val="en-US"/>
        </w:rPr>
        <w:t xml:space="preserve"> you can see</w:t>
      </w:r>
      <w:r w:rsidR="002E3655">
        <w:rPr>
          <w:rFonts w:ascii="Arial" w:hAnsi="Arial" w:cs="Arial"/>
          <w:color w:val="000000" w:themeColor="text1"/>
          <w:sz w:val="20"/>
          <w:szCs w:val="20"/>
          <w:lang w:val="en-US"/>
        </w:rPr>
        <w:t>,</w:t>
      </w:r>
      <w:r w:rsidR="00A15C3A" w:rsidRPr="00A15C3A">
        <w:rPr>
          <w:rFonts w:ascii="Arial" w:hAnsi="Arial" w:cs="Arial"/>
          <w:color w:val="000000" w:themeColor="text1"/>
          <w:sz w:val="20"/>
          <w:szCs w:val="20"/>
          <w:lang w:val="en-US"/>
        </w:rPr>
        <w:t xml:space="preserve"> the visual comparison between models is degraded. We would appreciate your thoughts</w:t>
      </w:r>
      <w:r w:rsidR="002E3655">
        <w:rPr>
          <w:rFonts w:ascii="Arial" w:hAnsi="Arial" w:cs="Arial"/>
          <w:color w:val="000000" w:themeColor="text1"/>
          <w:sz w:val="20"/>
          <w:szCs w:val="20"/>
          <w:lang w:val="en-US"/>
        </w:rPr>
        <w:t>,</w:t>
      </w:r>
      <w:r w:rsidR="00A15C3A" w:rsidRPr="00A15C3A">
        <w:rPr>
          <w:rFonts w:ascii="Arial" w:hAnsi="Arial" w:cs="Arial"/>
          <w:color w:val="000000" w:themeColor="text1"/>
          <w:sz w:val="20"/>
          <w:szCs w:val="20"/>
          <w:lang w:val="en-US"/>
        </w:rPr>
        <w:t xml:space="preserve"> and if needed</w:t>
      </w:r>
      <w:r w:rsidR="002E3655">
        <w:rPr>
          <w:rFonts w:ascii="Arial" w:hAnsi="Arial" w:cs="Arial"/>
          <w:color w:val="000000" w:themeColor="text1"/>
          <w:sz w:val="20"/>
          <w:szCs w:val="20"/>
          <w:lang w:val="en-US"/>
        </w:rPr>
        <w:t>,</w:t>
      </w:r>
      <w:r w:rsidR="00A15C3A" w:rsidRPr="00A15C3A">
        <w:rPr>
          <w:rFonts w:ascii="Arial" w:hAnsi="Arial" w:cs="Arial"/>
          <w:color w:val="000000" w:themeColor="text1"/>
          <w:sz w:val="20"/>
          <w:szCs w:val="20"/>
          <w:lang w:val="en-US"/>
        </w:rPr>
        <w:t xml:space="preserve"> we would scale the figure, but let us </w:t>
      </w:r>
      <w:commentRangeStart w:id="192"/>
      <w:commentRangeStart w:id="193"/>
      <w:r w:rsidR="00A15C3A" w:rsidRPr="00A15C3A">
        <w:rPr>
          <w:rFonts w:ascii="Arial" w:hAnsi="Arial" w:cs="Arial"/>
          <w:color w:val="000000" w:themeColor="text1"/>
          <w:sz w:val="20"/>
          <w:szCs w:val="20"/>
          <w:lang w:val="en-US"/>
        </w:rPr>
        <w:t>know</w:t>
      </w:r>
      <w:commentRangeEnd w:id="192"/>
      <w:r w:rsidR="00E7791C">
        <w:rPr>
          <w:rStyle w:val="CommentReference"/>
        </w:rPr>
        <w:commentReference w:id="192"/>
      </w:r>
      <w:commentRangeEnd w:id="193"/>
      <w:r w:rsidR="00B75819">
        <w:rPr>
          <w:rStyle w:val="CommentReference"/>
        </w:rPr>
        <w:commentReference w:id="193"/>
      </w:r>
      <w:r w:rsidR="00A15C3A" w:rsidRPr="00A15C3A">
        <w:rPr>
          <w:rFonts w:ascii="Arial" w:hAnsi="Arial" w:cs="Arial"/>
          <w:color w:val="000000" w:themeColor="text1"/>
          <w:sz w:val="20"/>
          <w:szCs w:val="20"/>
          <w:lang w:val="en-US"/>
        </w:rPr>
        <w:t>.</w:t>
      </w:r>
      <w:commentRangeEnd w:id="180"/>
      <w:r w:rsidR="000503F4">
        <w:rPr>
          <w:rStyle w:val="CommentReference"/>
        </w:rPr>
        <w:commentReference w:id="180"/>
      </w:r>
      <w:commentRangeEnd w:id="181"/>
      <w:r w:rsidR="00704A93">
        <w:rPr>
          <w:rStyle w:val="CommentReference"/>
        </w:rPr>
        <w:commentReference w:id="181"/>
      </w:r>
      <w:commentRangeEnd w:id="182"/>
      <w:r w:rsidR="00E7791C">
        <w:rPr>
          <w:rStyle w:val="CommentReference"/>
        </w:rPr>
        <w:commentReference w:id="182"/>
      </w:r>
      <w:commentRangeEnd w:id="183"/>
      <w:r w:rsidR="0018076E">
        <w:rPr>
          <w:rStyle w:val="CommentReference"/>
        </w:rPr>
        <w:commentReference w:id="183"/>
      </w:r>
      <w:ins w:id="194" w:author="Cascante Vega, Jaime E." w:date="2023-08-26T14:12:00Z">
        <w:r w:rsidR="006E4505">
          <w:rPr>
            <w:rFonts w:ascii="Arial" w:hAnsi="Arial" w:cs="Arial"/>
            <w:color w:val="000000" w:themeColor="text1"/>
            <w:sz w:val="20"/>
            <w:szCs w:val="20"/>
            <w:lang w:val="en-US"/>
          </w:rPr>
          <w:t xml:space="preserve"> </w:t>
        </w:r>
      </w:ins>
    </w:p>
    <w:p w14:paraId="11DA48C5" w14:textId="77777777" w:rsidR="00463351" w:rsidRDefault="00463351" w:rsidP="009874C3">
      <w:pPr>
        <w:spacing w:line="360" w:lineRule="auto"/>
        <w:rPr>
          <w:ins w:id="195" w:author="Cascante Vega, Jaime E." w:date="2023-08-26T14:12:00Z"/>
          <w:rFonts w:ascii="Arial" w:hAnsi="Arial" w:cs="Arial"/>
          <w:color w:val="000000" w:themeColor="text1"/>
          <w:sz w:val="20"/>
          <w:szCs w:val="20"/>
          <w:lang w:val="en-US"/>
        </w:rPr>
      </w:pPr>
    </w:p>
    <w:p w14:paraId="1593EF69" w14:textId="44A675A4" w:rsidR="006E4505" w:rsidRPr="006E4505" w:rsidRDefault="0018076E" w:rsidP="009874C3">
      <w:pPr>
        <w:spacing w:line="360" w:lineRule="auto"/>
        <w:rPr>
          <w:rFonts w:ascii="Arial" w:hAnsi="Arial" w:cs="Arial"/>
          <w:color w:val="000000" w:themeColor="text1"/>
          <w:sz w:val="20"/>
          <w:szCs w:val="20"/>
          <w:lang w:val="en-US"/>
        </w:rPr>
      </w:pPr>
      <w:ins w:id="196" w:author="Cascante Vega, Jaime E." w:date="2023-08-26T14:13:00Z">
        <w:r>
          <w:rPr>
            <w:rFonts w:ascii="Arial" w:hAnsi="Arial" w:cs="Arial"/>
            <w:color w:val="000000"/>
            <w:kern w:val="0"/>
            <w:sz w:val="20"/>
            <w:szCs w:val="20"/>
            <w:lang w:val="en-GB"/>
          </w:rPr>
          <w:t>W</w:t>
        </w:r>
        <w:r w:rsidRPr="005254DD">
          <w:rPr>
            <w:rFonts w:ascii="Arial" w:hAnsi="Arial" w:cs="Arial"/>
            <w:color w:val="000000"/>
            <w:kern w:val="0"/>
            <w:sz w:val="20"/>
            <w:szCs w:val="20"/>
            <w:lang w:val="en-GB"/>
          </w:rPr>
          <w:t>e have clarified in manuscript sectio</w:t>
        </w:r>
        <w:r>
          <w:rPr>
            <w:rFonts w:ascii="Arial" w:hAnsi="Arial" w:cs="Arial"/>
            <w:color w:val="000000" w:themeColor="text1"/>
            <w:sz w:val="20"/>
            <w:szCs w:val="20"/>
            <w:lang w:val="en-US"/>
          </w:rPr>
          <w:t xml:space="preserve">: </w:t>
        </w:r>
        <w:r w:rsidR="006E4505">
          <w:rPr>
            <w:rFonts w:ascii="Arial" w:hAnsi="Arial" w:cs="Arial"/>
            <w:color w:val="000000" w:themeColor="text1"/>
            <w:sz w:val="20"/>
            <w:szCs w:val="20"/>
            <w:lang w:val="en-US"/>
          </w:rPr>
          <w:t>"</w:t>
        </w:r>
      </w:ins>
      <w:ins w:id="197" w:author="Cascante Vega, Jaime E." w:date="2023-08-26T14:12:00Z">
        <w:r w:rsidR="006E4505" w:rsidRPr="006E4505">
          <w:rPr>
            <w:rFonts w:ascii="Arial" w:hAnsi="Arial" w:cs="Arial"/>
            <w:color w:val="000000"/>
            <w:kern w:val="0"/>
            <w:sz w:val="20"/>
            <w:szCs w:val="20"/>
            <w:lang w:val="en-GB"/>
            <w:rPrChange w:id="198" w:author="Cascante Vega, Jaime E." w:date="2023-08-26T14:13:00Z">
              <w:rPr>
                <w:rFonts w:ascii="Helvetica Neue" w:hAnsi="Helvetica Neue" w:cs="Helvetica Neue"/>
                <w:color w:val="000000"/>
                <w:kern w:val="0"/>
                <w:sz w:val="26"/>
                <w:szCs w:val="26"/>
                <w:lang w:val="en-GB"/>
              </w:rPr>
            </w:rPrChange>
          </w:rPr>
          <w:t xml:space="preserve">We found that MME constructed using all the past performances performed better across all periods and horizons </w:t>
        </w:r>
      </w:ins>
      <w:ins w:id="199" w:author="Cascante Vega, Jaime E." w:date="2023-08-26T14:13:00Z">
        <w:r w:rsidR="006E4505">
          <w:rPr>
            <w:rFonts w:ascii="Arial" w:hAnsi="Arial" w:cs="Arial"/>
            <w:color w:val="000000"/>
            <w:kern w:val="0"/>
            <w:sz w:val="20"/>
            <w:szCs w:val="20"/>
            <w:lang w:val="en-GB"/>
          </w:rPr>
          <w:t>than</w:t>
        </w:r>
      </w:ins>
      <w:ins w:id="200" w:author="Cascante Vega, Jaime E." w:date="2023-08-26T14:12:00Z">
        <w:r w:rsidR="006E4505" w:rsidRPr="006E4505">
          <w:rPr>
            <w:rFonts w:ascii="Arial" w:hAnsi="Arial" w:cs="Arial"/>
            <w:color w:val="000000"/>
            <w:kern w:val="0"/>
            <w:sz w:val="20"/>
            <w:szCs w:val="20"/>
            <w:lang w:val="en-GB"/>
            <w:rPrChange w:id="201" w:author="Cascante Vega, Jaime E." w:date="2023-08-26T14:13:00Z">
              <w:rPr>
                <w:rFonts w:ascii="Helvetica Neue" w:hAnsi="Helvetica Neue" w:cs="Helvetica Neue"/>
                <w:color w:val="000000"/>
                <w:kern w:val="0"/>
                <w:sz w:val="26"/>
                <w:szCs w:val="26"/>
                <w:lang w:val="en-GB"/>
              </w:rPr>
            </w:rPrChange>
          </w:rPr>
          <w:t xml:space="preserve"> MME constructed using performances in shorted periods.”</w:t>
        </w:r>
      </w:ins>
    </w:p>
    <w:p w14:paraId="3C52DC96" w14:textId="77777777" w:rsidR="00A15C3A" w:rsidRDefault="00A15C3A" w:rsidP="009874C3">
      <w:pPr>
        <w:spacing w:line="360" w:lineRule="auto"/>
        <w:rPr>
          <w:ins w:id="202" w:author="Cascante Vega, Jaime E." w:date="2023-08-26T15:03:00Z"/>
          <w:rFonts w:ascii="Arial" w:hAnsi="Arial" w:cs="Arial"/>
          <w:color w:val="000000" w:themeColor="text1"/>
          <w:sz w:val="20"/>
          <w:szCs w:val="20"/>
          <w:lang w:val="en-US"/>
        </w:rPr>
      </w:pPr>
    </w:p>
    <w:p w14:paraId="500CA0E0" w14:textId="0C89A6F2" w:rsidR="00463351" w:rsidRDefault="00463351" w:rsidP="009874C3">
      <w:pPr>
        <w:spacing w:line="360" w:lineRule="auto"/>
        <w:rPr>
          <w:ins w:id="203" w:author="Cascante Vega, Jaime E." w:date="2023-08-26T15:03:00Z"/>
          <w:rFonts w:ascii="Arial" w:hAnsi="Arial" w:cs="Arial"/>
          <w:color w:val="000000" w:themeColor="text1"/>
          <w:sz w:val="20"/>
          <w:szCs w:val="20"/>
          <w:lang w:val="en-US"/>
        </w:rPr>
      </w:pPr>
      <w:ins w:id="204" w:author="Cascante Vega, Jaime E." w:date="2023-08-26T15:03:00Z">
        <w:r>
          <w:rPr>
            <w:rFonts w:ascii="Arial" w:hAnsi="Arial" w:cs="Arial"/>
            <w:noProof/>
            <w:color w:val="000000" w:themeColor="text1"/>
            <w:sz w:val="20"/>
            <w:szCs w:val="20"/>
            <w:lang w:val="en-US"/>
          </w:rPr>
          <w:lastRenderedPageBreak/>
          <w:drawing>
            <wp:inline distT="0" distB="0" distL="0" distR="0" wp14:anchorId="17D65893" wp14:editId="62C1D021">
              <wp:extent cx="5731510" cy="7982585"/>
              <wp:effectExtent l="0" t="0" r="0" b="0"/>
              <wp:docPr id="1429294156"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94156" name="Picture 2" descr="A screenshot of a video g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7982585"/>
                      </a:xfrm>
                      <a:prstGeom prst="rect">
                        <a:avLst/>
                      </a:prstGeom>
                    </pic:spPr>
                  </pic:pic>
                </a:graphicData>
              </a:graphic>
            </wp:inline>
          </w:drawing>
        </w:r>
      </w:ins>
    </w:p>
    <w:p w14:paraId="77A0C154" w14:textId="731A7405" w:rsidR="00B75819" w:rsidRPr="000D6863" w:rsidRDefault="00B75819" w:rsidP="00B75819">
      <w:pPr>
        <w:pStyle w:val="Caption"/>
        <w:rPr>
          <w:ins w:id="205" w:author="Cascante Vega, Jaime E." w:date="2023-08-26T15:03:00Z"/>
          <w:i w:val="0"/>
          <w:iCs w:val="0"/>
        </w:rPr>
      </w:pPr>
      <w:ins w:id="206" w:author="Cascante Vega, Jaime E." w:date="2023-08-26T15:03:00Z">
        <w:r>
          <w:t xml:space="preserve">Figure </w:t>
        </w:r>
        <w:r>
          <w:rPr>
            <w:lang w:val="en-US"/>
          </w:rPr>
          <w:t>R</w:t>
        </w:r>
        <w:r>
          <w:fldChar w:fldCharType="begin"/>
        </w:r>
        <w:r>
          <w:instrText xml:space="preserve"> SEQ Figure \* ARABIC </w:instrText>
        </w:r>
        <w:r>
          <w:fldChar w:fldCharType="separate"/>
        </w:r>
        <w:r>
          <w:rPr>
            <w:noProof/>
          </w:rPr>
          <w:t>4</w:t>
        </w:r>
        <w:r>
          <w:rPr>
            <w:noProof/>
          </w:rPr>
          <w:fldChar w:fldCharType="end"/>
        </w:r>
        <w:r>
          <w:t xml:space="preserve">. </w:t>
        </w:r>
        <w:r>
          <w:rPr>
            <w:b/>
            <w:bCs/>
          </w:rPr>
          <w:t>Performance of model and ensemble forecasts.</w:t>
        </w:r>
        <w:r>
          <w:rPr>
            <w:b/>
            <w:bCs/>
            <w:i w:val="0"/>
            <w:iCs w:val="0"/>
          </w:rPr>
          <w:t xml:space="preserve"> </w:t>
        </w:r>
        <w:r>
          <w:rPr>
            <w:i w:val="0"/>
            <w:iCs w:val="0"/>
          </w:rPr>
          <w:t>Each bar shows the mean performance for the indicated split of the data; forecast horizon is color-coded and indicated in the legend</w:t>
        </w:r>
        <w:del w:id="207" w:author="Cascante Vega, Jaime E." w:date="2023-08-15T16:40:00Z">
          <w:r w:rsidDel="00A07F71">
            <w:rPr>
              <w:b/>
              <w:bCs/>
              <w:i w:val="0"/>
              <w:iCs w:val="0"/>
            </w:rPr>
            <w:delText>.</w:delText>
          </w:r>
        </w:del>
        <w:del w:id="208" w:author="Cascante Vega, Jaime E." w:date="2023-08-16T15:07:00Z">
          <w:r w:rsidRPr="000D6863" w:rsidDel="00742328">
            <w:rPr>
              <w:b/>
              <w:bCs/>
            </w:rPr>
            <w:delText xml:space="preserve"> </w:delText>
          </w:r>
          <w:r w:rsidDel="00742328">
            <w:rPr>
              <w:b/>
              <w:bCs/>
            </w:rPr>
            <w:delText>.</w:delText>
          </w:r>
        </w:del>
        <w:r>
          <w:rPr>
            <w:b/>
            <w:bCs/>
            <w:i w:val="0"/>
            <w:iCs w:val="0"/>
          </w:rPr>
          <w:t>.</w:t>
        </w:r>
        <w:r>
          <w:rPr>
            <w:b/>
            <w:bCs/>
          </w:rPr>
          <w:t xml:space="preserve"> </w:t>
        </w:r>
        <w:r>
          <w:rPr>
            <w:b/>
            <w:bCs/>
            <w:i w:val="0"/>
            <w:iCs w:val="0"/>
          </w:rPr>
          <w:t xml:space="preserve">A) </w:t>
        </w:r>
        <w:r>
          <w:rPr>
            <w:i w:val="0"/>
            <w:iCs w:val="0"/>
          </w:rPr>
          <w:t>The entire</w:t>
        </w:r>
        <w:r w:rsidRPr="000D6863">
          <w:rPr>
            <w:i w:val="0"/>
            <w:iCs w:val="0"/>
          </w:rPr>
          <w:t xml:space="preserve"> study period</w:t>
        </w:r>
        <w:r>
          <w:rPr>
            <w:b/>
            <w:bCs/>
            <w:i w:val="0"/>
            <w:iCs w:val="0"/>
          </w:rPr>
          <w:t xml:space="preserve">  B) </w:t>
        </w:r>
        <w:r w:rsidRPr="000D6863">
          <w:rPr>
            <w:i w:val="0"/>
            <w:iCs w:val="0"/>
          </w:rPr>
          <w:t>Pre 2011.</w:t>
        </w:r>
        <w:r>
          <w:rPr>
            <w:b/>
            <w:bCs/>
            <w:i w:val="0"/>
            <w:iCs w:val="0"/>
          </w:rPr>
          <w:t xml:space="preserve"> C) </w:t>
        </w:r>
        <w:r w:rsidRPr="000D6863">
          <w:rPr>
            <w:i w:val="0"/>
            <w:iCs w:val="0"/>
          </w:rPr>
          <w:t>Post 2011.</w:t>
        </w:r>
      </w:ins>
    </w:p>
    <w:p w14:paraId="6D89AFDF" w14:textId="77777777" w:rsidR="00463351" w:rsidRDefault="00463351" w:rsidP="009874C3">
      <w:pPr>
        <w:spacing w:line="360" w:lineRule="auto"/>
        <w:rPr>
          <w:rFonts w:ascii="Arial" w:hAnsi="Arial" w:cs="Arial"/>
          <w:color w:val="000000" w:themeColor="text1"/>
          <w:sz w:val="20"/>
          <w:szCs w:val="20"/>
          <w:lang w:val="en-US"/>
        </w:rPr>
      </w:pPr>
    </w:p>
    <w:p w14:paraId="3D5D2527" w14:textId="3579DFF8" w:rsidR="00F60C5F" w:rsidRDefault="00F60C5F" w:rsidP="00F60C5F">
      <w:pPr>
        <w:spacing w:line="360" w:lineRule="auto"/>
        <w:rPr>
          <w:rFonts w:ascii="Arial" w:hAnsi="Arial" w:cs="Arial"/>
          <w:i/>
          <w:iCs/>
          <w:color w:val="808080" w:themeColor="background1" w:themeShade="80"/>
          <w:sz w:val="20"/>
          <w:szCs w:val="20"/>
          <w:lang w:val="en-US"/>
        </w:rPr>
      </w:pPr>
      <w:r>
        <w:rPr>
          <w:rFonts w:ascii="Arial" w:hAnsi="Arial" w:cs="Arial"/>
          <w:i/>
          <w:iCs/>
          <w:color w:val="808080" w:themeColor="background1" w:themeShade="80"/>
          <w:sz w:val="20"/>
          <w:szCs w:val="20"/>
          <w:lang w:val="en-US"/>
        </w:rPr>
        <w:t>Missing SI figure</w:t>
      </w:r>
      <w:r w:rsidR="00440B75">
        <w:rPr>
          <w:rFonts w:ascii="Arial" w:hAnsi="Arial" w:cs="Arial"/>
          <w:i/>
          <w:iCs/>
          <w:color w:val="808080" w:themeColor="background1" w:themeShade="80"/>
          <w:sz w:val="20"/>
          <w:szCs w:val="20"/>
          <w:lang w:val="en-US"/>
        </w:rPr>
        <w:t xml:space="preserve"> </w:t>
      </w:r>
      <w:r w:rsidR="00440B75">
        <w:rPr>
          <w:rFonts w:ascii="Arial" w:hAnsi="Arial" w:cs="Arial"/>
          <w:i/>
          <w:iCs/>
          <w:color w:val="FF0000"/>
          <w:sz w:val="20"/>
          <w:szCs w:val="20"/>
          <w:lang w:val="en-US"/>
        </w:rPr>
        <w:t>DONE</w:t>
      </w:r>
    </w:p>
    <w:p w14:paraId="1BDDB96A" w14:textId="009647D3" w:rsidR="00E7550C" w:rsidRDefault="00E7550C" w:rsidP="009874C3">
      <w:pPr>
        <w:spacing w:line="360" w:lineRule="auto"/>
        <w:rPr>
          <w:rFonts w:ascii="Arial" w:hAnsi="Arial" w:cs="Arial"/>
          <w:color w:val="000000" w:themeColor="text1"/>
          <w:sz w:val="20"/>
          <w:szCs w:val="20"/>
          <w:lang w:val="en-US"/>
        </w:rPr>
      </w:pPr>
      <w:r w:rsidRPr="00E7550C">
        <w:rPr>
          <w:rFonts w:ascii="Arial" w:hAnsi="Arial" w:cs="Arial"/>
          <w:color w:val="000000" w:themeColor="text1"/>
          <w:sz w:val="20"/>
          <w:szCs w:val="20"/>
          <w:lang w:val="en-US"/>
        </w:rPr>
        <w:lastRenderedPageBreak/>
        <w:t>We also didn't find any available data on vaccination with the exception of data from NIS teen surveys (Figure S28); however, these survey data are not representative of vaccine hesitancy for the US. Limitations affecting.</w:t>
      </w:r>
    </w:p>
    <w:p w14:paraId="440171A2" w14:textId="0F3B7B17" w:rsidR="008610D1" w:rsidRDefault="008610D1" w:rsidP="009874C3">
      <w:pPr>
        <w:spacing w:line="360" w:lineRule="auto"/>
        <w:rPr>
          <w:rFonts w:ascii="Arial" w:hAnsi="Arial" w:cs="Arial"/>
          <w:color w:val="000000" w:themeColor="text1"/>
          <w:sz w:val="20"/>
          <w:szCs w:val="20"/>
          <w:lang w:val="en-US"/>
        </w:rPr>
      </w:pPr>
      <w:r w:rsidRPr="00E7550C">
        <w:rPr>
          <w:rFonts w:ascii="Arial" w:hAnsi="Arial" w:cs="Arial"/>
          <w:color w:val="000000" w:themeColor="text1"/>
          <w:sz w:val="20"/>
          <w:szCs w:val="20"/>
          <w:lang w:val="en-US"/>
        </w:rPr>
        <w:t xml:space="preserve">There is no Fig S28 in </w:t>
      </w:r>
      <w:r w:rsidR="002E3655">
        <w:rPr>
          <w:rFonts w:ascii="Arial" w:hAnsi="Arial" w:cs="Arial"/>
          <w:color w:val="000000" w:themeColor="text1"/>
          <w:sz w:val="20"/>
          <w:szCs w:val="20"/>
          <w:lang w:val="en-US"/>
        </w:rPr>
        <w:t xml:space="preserve">the </w:t>
      </w:r>
      <w:r w:rsidRPr="00E7550C">
        <w:rPr>
          <w:rFonts w:ascii="Arial" w:hAnsi="Arial" w:cs="Arial"/>
          <w:color w:val="000000" w:themeColor="text1"/>
          <w:sz w:val="20"/>
          <w:szCs w:val="20"/>
          <w:lang w:val="en-US"/>
        </w:rPr>
        <w:t>supplementary information.</w:t>
      </w:r>
    </w:p>
    <w:p w14:paraId="41BF6921" w14:textId="39AAAE0D" w:rsidR="008610D1" w:rsidRPr="00E7550C" w:rsidRDefault="008610D1" w:rsidP="009874C3">
      <w:pPr>
        <w:spacing w:line="360" w:lineRule="auto"/>
        <w:rPr>
          <w:rFonts w:ascii="Arial" w:hAnsi="Arial" w:cs="Arial"/>
          <w:color w:val="000000" w:themeColor="text1"/>
          <w:sz w:val="20"/>
          <w:szCs w:val="20"/>
          <w:lang w:val="en-US"/>
        </w:rPr>
      </w:pPr>
      <w:r w:rsidRPr="008610D1">
        <w:rPr>
          <w:rFonts w:ascii="Arial" w:hAnsi="Arial" w:cs="Arial"/>
          <w:i/>
          <w:iCs/>
          <w:color w:val="FF0000"/>
          <w:sz w:val="20"/>
          <w:szCs w:val="20"/>
          <w:lang w:val="en-US"/>
        </w:rPr>
        <w:t>Answer:</w:t>
      </w:r>
      <w:r w:rsidR="000503F4">
        <w:rPr>
          <w:rFonts w:ascii="Arial" w:hAnsi="Arial" w:cs="Arial"/>
          <w:color w:val="FF0000"/>
          <w:sz w:val="20"/>
          <w:szCs w:val="20"/>
          <w:lang w:val="en-US"/>
        </w:rPr>
        <w:t xml:space="preserve"> We thank the reviewer for noticing this. We now included figure S28</w:t>
      </w:r>
      <w:del w:id="209" w:author="Shaman, Jeffrey L." w:date="2023-08-25T13:05:00Z">
        <w:r w:rsidR="000503F4" w:rsidDel="00E7791C">
          <w:rPr>
            <w:rFonts w:ascii="Arial" w:hAnsi="Arial" w:cs="Arial"/>
            <w:color w:val="FF0000"/>
            <w:sz w:val="20"/>
            <w:szCs w:val="20"/>
            <w:lang w:val="en-US"/>
          </w:rPr>
          <w:delText xml:space="preserve"> </w:delText>
        </w:r>
      </w:del>
      <w:r w:rsidR="000503F4">
        <w:rPr>
          <w:rFonts w:ascii="Arial" w:hAnsi="Arial" w:cs="Arial"/>
          <w:color w:val="FF0000"/>
          <w:sz w:val="20"/>
          <w:szCs w:val="20"/>
          <w:lang w:val="en-US"/>
        </w:rPr>
        <w:t xml:space="preserve"> in the supplementary material</w:t>
      </w:r>
      <w:ins w:id="210" w:author="Shaman, Jeffrey L." w:date="2023-08-25T13:05:00Z">
        <w:r w:rsidR="00E7791C">
          <w:rPr>
            <w:rFonts w:ascii="Arial" w:hAnsi="Arial" w:cs="Arial"/>
            <w:color w:val="FF0000"/>
            <w:sz w:val="20"/>
            <w:szCs w:val="20"/>
            <w:lang w:val="en-US"/>
          </w:rPr>
          <w:t>s</w:t>
        </w:r>
      </w:ins>
      <w:del w:id="211" w:author="Shaman, Jeffrey L." w:date="2023-08-25T13:05:00Z">
        <w:r w:rsidR="000503F4" w:rsidDel="00E7791C">
          <w:rPr>
            <w:rFonts w:ascii="Arial" w:hAnsi="Arial" w:cs="Arial"/>
            <w:color w:val="FF0000"/>
            <w:sz w:val="20"/>
            <w:szCs w:val="20"/>
            <w:lang w:val="en-US"/>
          </w:rPr>
          <w:delText>.</w:delText>
        </w:r>
      </w:del>
      <w:r w:rsidR="004D5CB4">
        <w:rPr>
          <w:rFonts w:ascii="Arial" w:hAnsi="Arial" w:cs="Arial"/>
          <w:color w:val="000000" w:themeColor="text1"/>
          <w:sz w:val="20"/>
          <w:szCs w:val="20"/>
          <w:lang w:val="en-US"/>
        </w:rPr>
        <w:t>.</w:t>
      </w:r>
    </w:p>
    <w:p w14:paraId="5F9E312D" w14:textId="77777777" w:rsidR="00756EFC" w:rsidRDefault="00756EFC" w:rsidP="009874C3">
      <w:pPr>
        <w:spacing w:line="360" w:lineRule="auto"/>
        <w:rPr>
          <w:i/>
          <w:iCs/>
          <w:color w:val="808080" w:themeColor="background1" w:themeShade="80"/>
          <w:sz w:val="20"/>
          <w:szCs w:val="20"/>
          <w:lang w:val="en-US"/>
        </w:rPr>
      </w:pPr>
    </w:p>
    <w:p w14:paraId="52563FD4" w14:textId="77777777" w:rsidR="00FF6BAD" w:rsidRDefault="002E3655" w:rsidP="00FF6BAD">
      <w:pPr>
        <w:keepNext/>
        <w:spacing w:line="360" w:lineRule="auto"/>
      </w:pPr>
      <w:r>
        <w:rPr>
          <w:i/>
          <w:iCs/>
          <w:noProof/>
          <w:color w:val="FFFFFF" w:themeColor="background1"/>
          <w:sz w:val="20"/>
          <w:szCs w:val="20"/>
          <w:lang w:val="en-US"/>
        </w:rPr>
        <w:drawing>
          <wp:inline distT="0" distB="0" distL="0" distR="0" wp14:anchorId="50D914A2" wp14:editId="3200C5EA">
            <wp:extent cx="5731510" cy="3439160"/>
            <wp:effectExtent l="0" t="0" r="0" b="0"/>
            <wp:docPr id="1564262777" name="Picture 2" descr="A graph showing a green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62777" name="Picture 2" descr="A graph showing a green lin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6CE90D61" w14:textId="04098AF8" w:rsidR="002E3655" w:rsidRDefault="00FF6BAD" w:rsidP="00FF6BAD">
      <w:pPr>
        <w:pStyle w:val="Caption"/>
        <w:rPr>
          <w:i w:val="0"/>
          <w:iCs w:val="0"/>
          <w:color w:val="808080" w:themeColor="background1" w:themeShade="80"/>
          <w:sz w:val="20"/>
          <w:szCs w:val="20"/>
          <w:lang w:val="en-US"/>
        </w:rPr>
      </w:pPr>
      <w:r>
        <w:t xml:space="preserve">Figure </w:t>
      </w:r>
      <w:fldSimple w:instr=" SEQ Figure \* ARABIC ">
        <w:r>
          <w:rPr>
            <w:noProof/>
          </w:rPr>
          <w:t>4</w:t>
        </w:r>
      </w:fldSimple>
      <w:r>
        <w:rPr>
          <w:lang w:val="en-US"/>
        </w:rPr>
        <w:t xml:space="preserve">. </w:t>
      </w:r>
      <w:r w:rsidR="0040280E">
        <w:rPr>
          <w:lang w:val="en-US"/>
        </w:rPr>
        <w:t xml:space="preserve">y-axis </w:t>
      </w:r>
      <w:r w:rsidR="001770E2">
        <w:rPr>
          <w:lang w:val="en-US"/>
        </w:rPr>
        <w:t>presents</w:t>
      </w:r>
      <w:r w:rsidR="0040280E">
        <w:rPr>
          <w:lang w:val="en-US"/>
        </w:rPr>
        <w:t xml:space="preserve"> the fraction</w:t>
      </w:r>
      <w:r>
        <w:rPr>
          <w:lang w:val="en-US"/>
        </w:rPr>
        <w:t xml:space="preserve"> of surveyed </w:t>
      </w:r>
      <w:r w:rsidR="002E7659">
        <w:rPr>
          <w:lang w:val="en-US"/>
        </w:rPr>
        <w:t>teens</w:t>
      </w:r>
      <w:r>
        <w:rPr>
          <w:lang w:val="en-US"/>
        </w:rPr>
        <w:t xml:space="preserve"> </w:t>
      </w:r>
      <w:r w:rsidR="00E46784">
        <w:rPr>
          <w:lang w:val="en-US"/>
        </w:rPr>
        <w:t>whose</w:t>
      </w:r>
      <w:r>
        <w:rPr>
          <w:lang w:val="en-US"/>
        </w:rPr>
        <w:t xml:space="preserve"> parents reported to have taken the Meningococcal vaccine</w:t>
      </w:r>
      <w:r w:rsidR="000504E0">
        <w:rPr>
          <w:lang w:val="en-US"/>
        </w:rPr>
        <w:t xml:space="preserve"> (green line)</w:t>
      </w:r>
      <w:r w:rsidR="00EA378F">
        <w:rPr>
          <w:lang w:val="en-US"/>
        </w:rPr>
        <w:t>,</w:t>
      </w:r>
      <w:r>
        <w:rPr>
          <w:lang w:val="en-US"/>
        </w:rPr>
        <w:t xml:space="preserve"> and </w:t>
      </w:r>
      <w:r w:rsidR="003A52DE">
        <w:rPr>
          <w:lang w:val="en-US"/>
        </w:rPr>
        <w:t xml:space="preserve">whose </w:t>
      </w:r>
      <w:r w:rsidR="00EA378F">
        <w:rPr>
          <w:lang w:val="en-US"/>
        </w:rPr>
        <w:t>provider</w:t>
      </w:r>
      <w:r>
        <w:rPr>
          <w:lang w:val="en-US"/>
        </w:rPr>
        <w:t xml:space="preserve"> reported haven taken the vaccine</w:t>
      </w:r>
      <w:r w:rsidR="00FB0ABD">
        <w:rPr>
          <w:lang w:val="en-US"/>
        </w:rPr>
        <w:t xml:space="preserve"> (red line)</w:t>
      </w:r>
      <w:r>
        <w:rPr>
          <w:lang w:val="en-US"/>
        </w:rPr>
        <w:t>.</w:t>
      </w:r>
    </w:p>
    <w:p w14:paraId="4BF68E21" w14:textId="77777777" w:rsidR="002E3655" w:rsidRDefault="002E3655" w:rsidP="009874C3">
      <w:pPr>
        <w:spacing w:line="360" w:lineRule="auto"/>
        <w:rPr>
          <w:i/>
          <w:iCs/>
          <w:color w:val="808080" w:themeColor="background1" w:themeShade="80"/>
          <w:sz w:val="20"/>
          <w:szCs w:val="20"/>
          <w:lang w:val="en-US"/>
        </w:rPr>
      </w:pPr>
    </w:p>
    <w:p w14:paraId="777DBD13" w14:textId="30A60786" w:rsidR="00157070" w:rsidRPr="00ED77B1" w:rsidRDefault="00E7550C" w:rsidP="009874C3">
      <w:pPr>
        <w:spacing w:line="360" w:lineRule="auto"/>
        <w:rPr>
          <w:rFonts w:ascii="Arial" w:hAnsi="Arial" w:cs="Arial"/>
          <w:i/>
          <w:iCs/>
          <w:color w:val="808080" w:themeColor="background1" w:themeShade="80"/>
          <w:sz w:val="20"/>
          <w:szCs w:val="20"/>
          <w:lang w:val="en-US"/>
        </w:rPr>
      </w:pPr>
      <w:r>
        <w:rPr>
          <w:rFonts w:ascii="Arial" w:hAnsi="Arial" w:cs="Arial"/>
          <w:i/>
          <w:iCs/>
          <w:color w:val="808080" w:themeColor="background1" w:themeShade="80"/>
          <w:sz w:val="20"/>
          <w:szCs w:val="20"/>
          <w:lang w:val="en-US"/>
        </w:rPr>
        <w:t>Discussion</w:t>
      </w:r>
      <w:r w:rsidR="009E0DFE">
        <w:rPr>
          <w:rFonts w:ascii="Arial" w:hAnsi="Arial" w:cs="Arial"/>
          <w:i/>
          <w:iCs/>
          <w:color w:val="808080" w:themeColor="background1" w:themeShade="80"/>
          <w:sz w:val="20"/>
          <w:szCs w:val="20"/>
          <w:lang w:val="en-US"/>
        </w:rPr>
        <w:t xml:space="preserve"> </w:t>
      </w:r>
      <w:r w:rsidR="009E0DFE">
        <w:rPr>
          <w:rFonts w:ascii="Arial" w:hAnsi="Arial" w:cs="Arial"/>
          <w:i/>
          <w:iCs/>
          <w:color w:val="FF0000"/>
          <w:sz w:val="20"/>
          <w:szCs w:val="20"/>
          <w:lang w:val="en-US"/>
        </w:rPr>
        <w:t>DONE</w:t>
      </w:r>
    </w:p>
    <w:p w14:paraId="2DCB821B" w14:textId="77777777" w:rsidR="00157070" w:rsidRPr="000C1CAC" w:rsidRDefault="00157070" w:rsidP="009874C3">
      <w:pPr>
        <w:spacing w:line="360" w:lineRule="auto"/>
        <w:rPr>
          <w:rFonts w:ascii="Arial" w:hAnsi="Arial" w:cs="Arial"/>
          <w:color w:val="000000" w:themeColor="text1"/>
          <w:sz w:val="20"/>
          <w:szCs w:val="20"/>
          <w:lang w:val="en-US"/>
        </w:rPr>
      </w:pPr>
      <w:r w:rsidRPr="000C1CAC">
        <w:rPr>
          <w:rFonts w:ascii="Arial" w:hAnsi="Arial" w:cs="Arial"/>
          <w:color w:val="000000" w:themeColor="text1"/>
          <w:sz w:val="20"/>
          <w:szCs w:val="20"/>
          <w:lang w:val="en-US"/>
        </w:rPr>
        <w:t>We also reviewed the literature for other possible determinants of transmission and found there have been multiple outbreaks of IMD among men who have sex with men (MSM) in the last 20 decades.</w:t>
      </w:r>
    </w:p>
    <w:p w14:paraId="39E605A7" w14:textId="2D9A3FE7" w:rsidR="000B4D44" w:rsidRDefault="00157070" w:rsidP="009874C3">
      <w:pPr>
        <w:spacing w:line="360" w:lineRule="auto"/>
        <w:rPr>
          <w:rFonts w:ascii="Arial" w:hAnsi="Arial" w:cs="Arial"/>
          <w:color w:val="000000" w:themeColor="text1"/>
          <w:sz w:val="20"/>
          <w:szCs w:val="20"/>
          <w:lang w:val="en-US"/>
        </w:rPr>
      </w:pPr>
      <w:r w:rsidRPr="000C1CAC">
        <w:rPr>
          <w:rFonts w:ascii="Arial" w:hAnsi="Arial" w:cs="Arial"/>
          <w:color w:val="000000" w:themeColor="text1"/>
          <w:sz w:val="20"/>
          <w:szCs w:val="20"/>
          <w:lang w:val="en-US"/>
        </w:rPr>
        <w:t>Surely, 20 decades is a bit much.</w:t>
      </w:r>
    </w:p>
    <w:p w14:paraId="2E75C70D" w14:textId="7AD8C6DD" w:rsidR="000B4D44" w:rsidRPr="00E7550C" w:rsidRDefault="000B4D44" w:rsidP="000B4D44">
      <w:pPr>
        <w:spacing w:line="360" w:lineRule="auto"/>
        <w:rPr>
          <w:rFonts w:ascii="Arial" w:hAnsi="Arial" w:cs="Arial"/>
          <w:color w:val="000000" w:themeColor="text1"/>
          <w:sz w:val="20"/>
          <w:szCs w:val="20"/>
          <w:lang w:val="en-US"/>
        </w:rPr>
      </w:pPr>
      <w:r w:rsidRPr="008610D1">
        <w:rPr>
          <w:rFonts w:ascii="Arial" w:hAnsi="Arial" w:cs="Arial"/>
          <w:i/>
          <w:iCs/>
          <w:color w:val="FF0000"/>
          <w:sz w:val="20"/>
          <w:szCs w:val="20"/>
          <w:lang w:val="en-US"/>
        </w:rPr>
        <w:t>Answer:</w:t>
      </w:r>
      <w:r w:rsidR="00A05664">
        <w:rPr>
          <w:rFonts w:ascii="Arial" w:hAnsi="Arial" w:cs="Arial"/>
          <w:color w:val="000000" w:themeColor="text1"/>
          <w:sz w:val="20"/>
          <w:szCs w:val="20"/>
          <w:lang w:val="en-US"/>
        </w:rPr>
        <w:t xml:space="preserve"> </w:t>
      </w:r>
      <w:r w:rsidR="000503F4">
        <w:rPr>
          <w:rFonts w:ascii="Arial" w:hAnsi="Arial" w:cs="Arial"/>
          <w:color w:val="000000" w:themeColor="text1"/>
          <w:sz w:val="20"/>
          <w:szCs w:val="20"/>
          <w:lang w:val="en-US"/>
        </w:rPr>
        <w:t>We apologize for the slip</w:t>
      </w:r>
      <w:ins w:id="212" w:author="Shaman, Jeffrey L." w:date="2023-08-25T13:07:00Z">
        <w:r w:rsidR="00E7791C">
          <w:rPr>
            <w:rFonts w:ascii="Arial" w:hAnsi="Arial" w:cs="Arial"/>
            <w:color w:val="000000" w:themeColor="text1"/>
            <w:sz w:val="20"/>
            <w:szCs w:val="20"/>
            <w:lang w:val="en-US"/>
          </w:rPr>
          <w:t xml:space="preserve">; </w:t>
        </w:r>
      </w:ins>
      <w:del w:id="213" w:author="Shaman, Jeffrey L." w:date="2023-08-25T13:07:00Z">
        <w:r w:rsidR="000503F4" w:rsidDel="00E7791C">
          <w:rPr>
            <w:rFonts w:ascii="Arial" w:hAnsi="Arial" w:cs="Arial"/>
            <w:color w:val="000000" w:themeColor="text1"/>
            <w:sz w:val="20"/>
            <w:szCs w:val="20"/>
            <w:lang w:val="en-US"/>
          </w:rPr>
          <w:delText>,</w:delText>
        </w:r>
        <w:r w:rsidR="00A05664" w:rsidRPr="00A05664" w:rsidDel="00E7791C">
          <w:rPr>
            <w:rFonts w:ascii="Arial" w:hAnsi="Arial" w:cs="Arial"/>
            <w:color w:val="000000" w:themeColor="text1"/>
            <w:sz w:val="20"/>
            <w:szCs w:val="20"/>
            <w:lang w:val="en-US"/>
          </w:rPr>
          <w:delText xml:space="preserve"> </w:delText>
        </w:r>
      </w:del>
      <w:r w:rsidR="00A05664" w:rsidRPr="00A05664">
        <w:rPr>
          <w:rFonts w:ascii="Arial" w:hAnsi="Arial" w:cs="Arial"/>
          <w:color w:val="000000" w:themeColor="text1"/>
          <w:sz w:val="20"/>
          <w:szCs w:val="20"/>
          <w:lang w:val="en-US"/>
        </w:rPr>
        <w:t>we</w:t>
      </w:r>
      <w:ins w:id="214" w:author="Shaman, Jeffrey L." w:date="2023-08-25T13:07:00Z">
        <w:r w:rsidR="00E7791C">
          <w:rPr>
            <w:rFonts w:ascii="Arial" w:hAnsi="Arial" w:cs="Arial"/>
            <w:color w:val="000000" w:themeColor="text1"/>
            <w:sz w:val="20"/>
            <w:szCs w:val="20"/>
            <w:lang w:val="en-US"/>
          </w:rPr>
          <w:t xml:space="preserve"> have</w:t>
        </w:r>
      </w:ins>
      <w:r w:rsidR="00A05664" w:rsidRPr="00A05664">
        <w:rPr>
          <w:rFonts w:ascii="Arial" w:hAnsi="Arial" w:cs="Arial"/>
          <w:color w:val="000000" w:themeColor="text1"/>
          <w:sz w:val="20"/>
          <w:szCs w:val="20"/>
          <w:lang w:val="en-US"/>
        </w:rPr>
        <w:t xml:space="preserve"> changed</w:t>
      </w:r>
      <w:r w:rsidR="000503F4">
        <w:rPr>
          <w:rFonts w:ascii="Arial" w:hAnsi="Arial" w:cs="Arial"/>
          <w:color w:val="000000" w:themeColor="text1"/>
          <w:sz w:val="20"/>
          <w:szCs w:val="20"/>
          <w:lang w:val="en-US"/>
        </w:rPr>
        <w:t xml:space="preserve"> ‘’decades’’ </w:t>
      </w:r>
      <w:del w:id="215" w:author="Shaman, Jeffrey L." w:date="2023-08-25T13:07:00Z">
        <w:r w:rsidR="000503F4" w:rsidDel="00E7791C">
          <w:rPr>
            <w:rFonts w:ascii="Arial" w:hAnsi="Arial" w:cs="Arial"/>
            <w:color w:val="000000" w:themeColor="text1"/>
            <w:sz w:val="20"/>
            <w:szCs w:val="20"/>
            <w:lang w:val="en-US"/>
          </w:rPr>
          <w:delText xml:space="preserve">in </w:delText>
        </w:r>
      </w:del>
      <w:ins w:id="216" w:author="Shaman, Jeffrey L." w:date="2023-08-25T13:07:00Z">
        <w:r w:rsidR="00E7791C">
          <w:rPr>
            <w:rFonts w:ascii="Arial" w:hAnsi="Arial" w:cs="Arial"/>
            <w:color w:val="000000" w:themeColor="text1"/>
            <w:sz w:val="20"/>
            <w:szCs w:val="20"/>
            <w:lang w:val="en-US"/>
          </w:rPr>
          <w:t xml:space="preserve">to </w:t>
        </w:r>
      </w:ins>
      <w:r w:rsidR="000503F4">
        <w:rPr>
          <w:rFonts w:ascii="Arial" w:hAnsi="Arial" w:cs="Arial"/>
          <w:color w:val="000000" w:themeColor="text1"/>
          <w:sz w:val="20"/>
          <w:szCs w:val="20"/>
          <w:lang w:val="en-US"/>
        </w:rPr>
        <w:t>‘’years’’</w:t>
      </w:r>
      <w:r w:rsidR="00A05664" w:rsidRPr="00A05664">
        <w:rPr>
          <w:rFonts w:ascii="Arial" w:hAnsi="Arial" w:cs="Arial"/>
          <w:color w:val="000000" w:themeColor="text1"/>
          <w:sz w:val="20"/>
          <w:szCs w:val="20"/>
          <w:lang w:val="en-US"/>
        </w:rPr>
        <w:t xml:space="preserve">. The last outbreak in the MSM community was at the beginning of this year (2023) in Florida. We thought it was important to </w:t>
      </w:r>
      <w:r w:rsidR="00977479">
        <w:rPr>
          <w:rFonts w:ascii="Arial" w:hAnsi="Arial" w:cs="Arial"/>
          <w:color w:val="000000" w:themeColor="text1"/>
          <w:sz w:val="20"/>
          <w:szCs w:val="20"/>
          <w:lang w:val="en-US"/>
        </w:rPr>
        <w:t xml:space="preserve">suggest </w:t>
      </w:r>
      <w:r w:rsidR="00A05664" w:rsidRPr="00A05664">
        <w:rPr>
          <w:rFonts w:ascii="Arial" w:hAnsi="Arial" w:cs="Arial"/>
          <w:color w:val="000000" w:themeColor="text1"/>
          <w:sz w:val="20"/>
          <w:szCs w:val="20"/>
          <w:lang w:val="en-US"/>
        </w:rPr>
        <w:t>possible super-spreading events that</w:t>
      </w:r>
      <w:r w:rsidR="00020DF8">
        <w:rPr>
          <w:rFonts w:ascii="Arial" w:hAnsi="Arial" w:cs="Arial"/>
          <w:color w:val="000000" w:themeColor="text1"/>
          <w:sz w:val="20"/>
          <w:szCs w:val="20"/>
          <w:lang w:val="en-US"/>
        </w:rPr>
        <w:t>,</w:t>
      </w:r>
      <w:r w:rsidR="00A05664" w:rsidRPr="00A05664">
        <w:rPr>
          <w:rFonts w:ascii="Arial" w:hAnsi="Arial" w:cs="Arial"/>
          <w:color w:val="000000" w:themeColor="text1"/>
          <w:sz w:val="20"/>
          <w:szCs w:val="20"/>
          <w:lang w:val="en-US"/>
        </w:rPr>
        <w:t xml:space="preserve"> in the case of IMD could be driven by a specific community. Super-spreading events violate the assumption of perfect population mixing </w:t>
      </w:r>
      <w:del w:id="217" w:author="Shaman, Jeffrey L." w:date="2023-08-25T13:07:00Z">
        <w:r w:rsidR="00A05664" w:rsidRPr="00A05664" w:rsidDel="00E7791C">
          <w:rPr>
            <w:rFonts w:ascii="Arial" w:hAnsi="Arial" w:cs="Arial"/>
            <w:color w:val="000000" w:themeColor="text1"/>
            <w:sz w:val="20"/>
            <w:szCs w:val="20"/>
            <w:lang w:val="en-US"/>
          </w:rPr>
          <w:delText xml:space="preserve">in </w:delText>
        </w:r>
      </w:del>
      <w:ins w:id="218" w:author="Shaman, Jeffrey L." w:date="2023-08-25T13:07:00Z">
        <w:r w:rsidR="00E7791C">
          <w:rPr>
            <w:rFonts w:ascii="Arial" w:hAnsi="Arial" w:cs="Arial"/>
            <w:color w:val="000000" w:themeColor="text1"/>
            <w:sz w:val="20"/>
            <w:szCs w:val="20"/>
            <w:lang w:val="en-US"/>
          </w:rPr>
          <w:t>as represented in</w:t>
        </w:r>
        <w:r w:rsidR="00E7791C" w:rsidRPr="00A05664">
          <w:rPr>
            <w:rFonts w:ascii="Arial" w:hAnsi="Arial" w:cs="Arial"/>
            <w:color w:val="000000" w:themeColor="text1"/>
            <w:sz w:val="20"/>
            <w:szCs w:val="20"/>
            <w:lang w:val="en-US"/>
          </w:rPr>
          <w:t xml:space="preserve"> </w:t>
        </w:r>
      </w:ins>
      <w:r w:rsidR="00A05664" w:rsidRPr="00A05664">
        <w:rPr>
          <w:rFonts w:ascii="Arial" w:hAnsi="Arial" w:cs="Arial"/>
          <w:color w:val="000000" w:themeColor="text1"/>
          <w:sz w:val="20"/>
          <w:szCs w:val="20"/>
          <w:lang w:val="en-US"/>
        </w:rPr>
        <w:t xml:space="preserve">the compartmental models and could potentially explain poor fit </w:t>
      </w:r>
      <w:del w:id="219" w:author="Shaman, Jeffrey L." w:date="2023-08-25T13:08:00Z">
        <w:r w:rsidR="00A05664" w:rsidRPr="00A05664" w:rsidDel="00E7791C">
          <w:rPr>
            <w:rFonts w:ascii="Arial" w:hAnsi="Arial" w:cs="Arial"/>
            <w:color w:val="000000" w:themeColor="text1"/>
            <w:sz w:val="20"/>
            <w:szCs w:val="20"/>
            <w:lang w:val="en-US"/>
          </w:rPr>
          <w:delText xml:space="preserve">in </w:delText>
        </w:r>
      </w:del>
      <w:ins w:id="220" w:author="Shaman, Jeffrey L." w:date="2023-08-25T13:08:00Z">
        <w:r w:rsidR="00E7791C">
          <w:rPr>
            <w:rFonts w:ascii="Arial" w:hAnsi="Arial" w:cs="Arial"/>
            <w:color w:val="000000" w:themeColor="text1"/>
            <w:sz w:val="20"/>
            <w:szCs w:val="20"/>
            <w:lang w:val="en-US"/>
          </w:rPr>
          <w:t>to</w:t>
        </w:r>
        <w:r w:rsidR="00E7791C" w:rsidRPr="00A05664">
          <w:rPr>
            <w:rFonts w:ascii="Arial" w:hAnsi="Arial" w:cs="Arial"/>
            <w:color w:val="000000" w:themeColor="text1"/>
            <w:sz w:val="20"/>
            <w:szCs w:val="20"/>
            <w:lang w:val="en-US"/>
          </w:rPr>
          <w:t xml:space="preserve"> </w:t>
        </w:r>
      </w:ins>
      <w:r w:rsidR="00A05664" w:rsidRPr="00A05664">
        <w:rPr>
          <w:rFonts w:ascii="Arial" w:hAnsi="Arial" w:cs="Arial"/>
          <w:color w:val="000000" w:themeColor="text1"/>
          <w:sz w:val="20"/>
          <w:szCs w:val="20"/>
          <w:lang w:val="en-US"/>
        </w:rPr>
        <w:t>the unusual peaks in the data, as in 2008.</w:t>
      </w:r>
    </w:p>
    <w:p w14:paraId="10A9D45B" w14:textId="77777777" w:rsidR="00F836A6" w:rsidRPr="009C5688" w:rsidRDefault="00F836A6" w:rsidP="009874C3">
      <w:pPr>
        <w:spacing w:line="360" w:lineRule="auto"/>
        <w:rPr>
          <w:i/>
          <w:iCs/>
          <w:color w:val="808080" w:themeColor="background1" w:themeShade="80"/>
          <w:sz w:val="20"/>
          <w:szCs w:val="20"/>
          <w:lang w:val="en-US"/>
        </w:rPr>
      </w:pPr>
    </w:p>
    <w:p w14:paraId="0BFFF849" w14:textId="1910E016" w:rsidR="00A226C2" w:rsidRDefault="00F836A6" w:rsidP="009874C3">
      <w:pPr>
        <w:spacing w:line="360" w:lineRule="auto"/>
        <w:rPr>
          <w:rFonts w:ascii="Arial" w:hAnsi="Arial" w:cs="Arial"/>
          <w:b/>
          <w:color w:val="000000"/>
          <w:sz w:val="20"/>
          <w:szCs w:val="20"/>
          <w:lang w:val="en-US"/>
        </w:rPr>
      </w:pPr>
      <w:r>
        <w:rPr>
          <w:rFonts w:ascii="Arial" w:hAnsi="Arial" w:cs="Arial"/>
          <w:b/>
          <w:color w:val="000000"/>
          <w:sz w:val="20"/>
          <w:szCs w:val="20"/>
          <w:lang w:val="en-US"/>
        </w:rPr>
        <w:t>Reviewer 2.</w:t>
      </w:r>
    </w:p>
    <w:p w14:paraId="10631DDD" w14:textId="4E3B47C2" w:rsidR="007C2C28" w:rsidRPr="00373A6F" w:rsidRDefault="00373A6F" w:rsidP="009874C3">
      <w:pPr>
        <w:spacing w:line="360" w:lineRule="auto"/>
        <w:rPr>
          <w:rFonts w:ascii="Arial" w:hAnsi="Arial" w:cs="Arial"/>
          <w:i/>
          <w:iCs/>
          <w:color w:val="808080" w:themeColor="background1" w:themeShade="80"/>
          <w:sz w:val="20"/>
          <w:szCs w:val="20"/>
          <w:lang w:val="en-US"/>
        </w:rPr>
      </w:pPr>
      <w:r>
        <w:rPr>
          <w:rFonts w:ascii="Arial" w:hAnsi="Arial" w:cs="Arial"/>
          <w:i/>
          <w:iCs/>
          <w:color w:val="808080" w:themeColor="background1" w:themeShade="80"/>
          <w:sz w:val="20"/>
          <w:szCs w:val="20"/>
          <w:lang w:val="en-US"/>
        </w:rPr>
        <w:t>Overview</w:t>
      </w:r>
    </w:p>
    <w:p w14:paraId="76DBA7D1" w14:textId="63C1F57C" w:rsidR="007C2C28" w:rsidRDefault="007C2C28" w:rsidP="009874C3">
      <w:pPr>
        <w:spacing w:line="360" w:lineRule="auto"/>
        <w:rPr>
          <w:rFonts w:ascii="Arial" w:hAnsi="Arial" w:cs="Arial"/>
          <w:color w:val="000000"/>
          <w:sz w:val="20"/>
          <w:szCs w:val="20"/>
          <w:shd w:val="clear" w:color="auto" w:fill="FFFFFF"/>
        </w:rPr>
      </w:pPr>
      <w:r w:rsidRPr="009874C3">
        <w:rPr>
          <w:rFonts w:ascii="Arial" w:hAnsi="Arial" w:cs="Arial"/>
          <w:color w:val="000000"/>
          <w:sz w:val="20"/>
          <w:szCs w:val="20"/>
          <w:shd w:val="clear" w:color="auto" w:fill="FFFFFF"/>
        </w:rPr>
        <w:lastRenderedPageBreak/>
        <w:t>This is a well written manuscript, in which the authors set out to model invasive meningococcal disease in the US, using a simple approach based mainly on seasonality of risk of invasive disease and general carriage trends around vaccine programs.</w:t>
      </w:r>
      <w:r w:rsidRPr="009874C3">
        <w:rPr>
          <w:rFonts w:ascii="Arial" w:hAnsi="Arial" w:cs="Arial"/>
          <w:color w:val="000000"/>
          <w:sz w:val="20"/>
          <w:szCs w:val="20"/>
        </w:rPr>
        <w:br/>
      </w:r>
      <w:r w:rsidRPr="009874C3">
        <w:rPr>
          <w:rFonts w:ascii="Arial" w:hAnsi="Arial" w:cs="Arial"/>
          <w:color w:val="000000"/>
          <w:sz w:val="20"/>
          <w:szCs w:val="20"/>
          <w:shd w:val="clear" w:color="auto" w:fill="FFFFFF"/>
        </w:rPr>
        <w:t>I’m not an expert of modeling techniques, in particular not Bayesian methods, so cannot comment on the methodology used.</w:t>
      </w:r>
    </w:p>
    <w:p w14:paraId="7F3527CD" w14:textId="77777777" w:rsidR="00ED3490" w:rsidRDefault="00ED3490" w:rsidP="009874C3">
      <w:pPr>
        <w:spacing w:line="360" w:lineRule="auto"/>
        <w:rPr>
          <w:rFonts w:ascii="Arial" w:hAnsi="Arial" w:cs="Arial"/>
          <w:color w:val="000000"/>
          <w:sz w:val="20"/>
          <w:szCs w:val="20"/>
          <w:shd w:val="clear" w:color="auto" w:fill="FFFFFF"/>
        </w:rPr>
      </w:pPr>
    </w:p>
    <w:p w14:paraId="2BA63AA3" w14:textId="6ED10FE6" w:rsidR="00ED3490" w:rsidRDefault="00ED3490" w:rsidP="009874C3">
      <w:pPr>
        <w:spacing w:line="360" w:lineRule="auto"/>
        <w:rPr>
          <w:rFonts w:ascii="Arial" w:hAnsi="Arial" w:cs="Arial"/>
          <w:i/>
          <w:iCs/>
          <w:color w:val="808080" w:themeColor="background1" w:themeShade="80"/>
          <w:sz w:val="20"/>
          <w:szCs w:val="20"/>
          <w:lang w:val="en-US"/>
        </w:rPr>
      </w:pPr>
      <w:r>
        <w:rPr>
          <w:rFonts w:ascii="Arial" w:hAnsi="Arial" w:cs="Arial"/>
          <w:i/>
          <w:iCs/>
          <w:color w:val="808080" w:themeColor="background1" w:themeShade="80"/>
          <w:sz w:val="20"/>
          <w:szCs w:val="20"/>
          <w:lang w:val="en-US"/>
        </w:rPr>
        <w:t>Utility of wavelet analysis</w:t>
      </w:r>
      <w:r w:rsidR="00765E92">
        <w:rPr>
          <w:rFonts w:ascii="Arial" w:hAnsi="Arial" w:cs="Arial"/>
          <w:i/>
          <w:iCs/>
          <w:color w:val="808080" w:themeColor="background1" w:themeShade="80"/>
          <w:sz w:val="20"/>
          <w:szCs w:val="20"/>
          <w:lang w:val="en-US"/>
        </w:rPr>
        <w:t xml:space="preserve"> </w:t>
      </w:r>
      <w:r w:rsidR="00765E92">
        <w:rPr>
          <w:rFonts w:ascii="Arial" w:hAnsi="Arial" w:cs="Arial"/>
          <w:i/>
          <w:iCs/>
          <w:color w:val="FF0000"/>
          <w:sz w:val="20"/>
          <w:szCs w:val="20"/>
          <w:lang w:val="en-US"/>
        </w:rPr>
        <w:t>DONE</w:t>
      </w:r>
    </w:p>
    <w:p w14:paraId="4AEB511D" w14:textId="718C43F5" w:rsidR="00D835CC" w:rsidRDefault="00ED3490" w:rsidP="009874C3">
      <w:pPr>
        <w:spacing w:line="360" w:lineRule="auto"/>
        <w:rPr>
          <w:rFonts w:ascii="Arial" w:hAnsi="Arial" w:cs="Arial"/>
          <w:color w:val="000000"/>
          <w:sz w:val="20"/>
          <w:szCs w:val="20"/>
          <w:shd w:val="clear" w:color="auto" w:fill="FFFFFF"/>
        </w:rPr>
      </w:pPr>
      <w:commentRangeStart w:id="221"/>
      <w:commentRangeStart w:id="222"/>
      <w:r w:rsidRPr="00ED3490">
        <w:rPr>
          <w:rFonts w:ascii="Arial" w:hAnsi="Arial" w:cs="Arial"/>
          <w:color w:val="000000"/>
          <w:sz w:val="20"/>
          <w:szCs w:val="20"/>
          <w:shd w:val="clear" w:color="auto" w:fill="FFFFFF"/>
        </w:rPr>
        <w:t>Overall, the authors conclude that a wavelet analysis with seasonality can reasonably well predict overall evolution of IMD case number in the US. However, the utility of such approach is less clear: how does this guide vaccine recommendation, by serogroup and by age group?</w:t>
      </w:r>
      <w:commentRangeEnd w:id="221"/>
      <w:r w:rsidR="00365ED1">
        <w:rPr>
          <w:rStyle w:val="CommentReference"/>
        </w:rPr>
        <w:commentReference w:id="221"/>
      </w:r>
      <w:commentRangeEnd w:id="222"/>
      <w:r w:rsidR="00704A93">
        <w:rPr>
          <w:rStyle w:val="CommentReference"/>
        </w:rPr>
        <w:commentReference w:id="222"/>
      </w:r>
    </w:p>
    <w:p w14:paraId="4D90E2D6" w14:textId="77777777" w:rsidR="006674D8" w:rsidRDefault="00D835CC" w:rsidP="00D835CC">
      <w:pPr>
        <w:spacing w:line="360" w:lineRule="auto"/>
        <w:rPr>
          <w:ins w:id="223" w:author="Shaman, Jeffrey L." w:date="2023-08-25T13:11:00Z"/>
          <w:rFonts w:ascii="Arial" w:hAnsi="Arial" w:cs="Arial"/>
          <w:color w:val="000000"/>
          <w:sz w:val="20"/>
          <w:szCs w:val="20"/>
          <w:shd w:val="clear" w:color="auto" w:fill="FFFFFF"/>
        </w:rPr>
      </w:pPr>
      <w:r w:rsidRPr="00D835CC">
        <w:rPr>
          <w:rFonts w:ascii="Arial" w:hAnsi="Arial" w:cs="Arial"/>
          <w:i/>
          <w:iCs/>
          <w:color w:val="FF0000"/>
          <w:sz w:val="20"/>
          <w:szCs w:val="20"/>
          <w:shd w:val="clear" w:color="auto" w:fill="FFFFFF"/>
        </w:rPr>
        <w:t>Answer:</w:t>
      </w:r>
      <w:r w:rsidRPr="00D835CC">
        <w:rPr>
          <w:rFonts w:ascii="Arial" w:hAnsi="Arial" w:cs="Arial"/>
          <w:color w:val="FF0000"/>
          <w:sz w:val="20"/>
          <w:szCs w:val="20"/>
          <w:shd w:val="clear" w:color="auto" w:fill="FFFFFF"/>
        </w:rPr>
        <w:t xml:space="preserve"> </w:t>
      </w:r>
      <w:r w:rsidRPr="00D835CC">
        <w:rPr>
          <w:rFonts w:ascii="Arial" w:hAnsi="Arial" w:cs="Arial"/>
          <w:color w:val="000000"/>
          <w:sz w:val="20"/>
          <w:szCs w:val="20"/>
          <w:shd w:val="clear" w:color="auto" w:fill="FFFFFF"/>
        </w:rPr>
        <w:t>While the ultimate goal</w:t>
      </w:r>
      <w:r w:rsidR="00365ED1">
        <w:rPr>
          <w:rFonts w:ascii="Arial" w:hAnsi="Arial" w:cs="Arial"/>
          <w:color w:val="000000"/>
          <w:sz w:val="20"/>
          <w:szCs w:val="20"/>
          <w:shd w:val="clear" w:color="auto" w:fill="FFFFFF"/>
          <w:lang w:val="en-US"/>
        </w:rPr>
        <w:t xml:space="preserve"> of modeling</w:t>
      </w:r>
      <w:r w:rsidRPr="00D835CC">
        <w:rPr>
          <w:rFonts w:ascii="Arial" w:hAnsi="Arial" w:cs="Arial"/>
          <w:color w:val="000000"/>
          <w:sz w:val="20"/>
          <w:szCs w:val="20"/>
          <w:shd w:val="clear" w:color="auto" w:fill="FFFFFF"/>
        </w:rPr>
        <w:t xml:space="preserve"> </w:t>
      </w:r>
      <w:r w:rsidR="00365ED1">
        <w:rPr>
          <w:rFonts w:ascii="Arial" w:hAnsi="Arial" w:cs="Arial"/>
          <w:color w:val="000000"/>
          <w:sz w:val="20"/>
          <w:szCs w:val="20"/>
          <w:shd w:val="clear" w:color="auto" w:fill="FFFFFF"/>
          <w:lang w:val="en-US"/>
        </w:rPr>
        <w:t>is</w:t>
      </w:r>
      <w:r w:rsidRPr="00D835CC">
        <w:rPr>
          <w:rFonts w:ascii="Arial" w:hAnsi="Arial" w:cs="Arial"/>
          <w:color w:val="000000"/>
          <w:sz w:val="20"/>
          <w:szCs w:val="20"/>
          <w:shd w:val="clear" w:color="auto" w:fill="FFFFFF"/>
        </w:rPr>
        <w:t xml:space="preserve"> to</w:t>
      </w:r>
      <w:r w:rsidR="00365ED1">
        <w:rPr>
          <w:rFonts w:ascii="Arial" w:hAnsi="Arial" w:cs="Arial"/>
          <w:color w:val="000000"/>
          <w:sz w:val="20"/>
          <w:szCs w:val="20"/>
          <w:shd w:val="clear" w:color="auto" w:fill="FFFFFF"/>
          <w:lang w:val="en-US"/>
        </w:rPr>
        <w:t xml:space="preserve"> support disease response and to</w:t>
      </w:r>
      <w:r w:rsidRPr="00D835CC">
        <w:rPr>
          <w:rFonts w:ascii="Arial" w:hAnsi="Arial" w:cs="Arial"/>
          <w:color w:val="000000"/>
          <w:sz w:val="20"/>
          <w:szCs w:val="20"/>
          <w:shd w:val="clear" w:color="auto" w:fill="FFFFFF"/>
        </w:rPr>
        <w:t xml:space="preserve"> guide vaccine recommendation</w:t>
      </w:r>
      <w:ins w:id="224" w:author="Shaman, Jeffrey L." w:date="2023-08-25T13:09:00Z">
        <w:r w:rsidR="006674D8">
          <w:rPr>
            <w:rFonts w:ascii="Arial" w:hAnsi="Arial" w:cs="Arial"/>
            <w:color w:val="000000"/>
            <w:sz w:val="20"/>
            <w:szCs w:val="20"/>
            <w:shd w:val="clear" w:color="auto" w:fill="FFFFFF"/>
            <w:lang w:val="en-US"/>
          </w:rPr>
          <w:t>s</w:t>
        </w:r>
      </w:ins>
      <w:r w:rsidRPr="00D835CC">
        <w:rPr>
          <w:rFonts w:ascii="Arial" w:hAnsi="Arial" w:cs="Arial"/>
          <w:color w:val="000000"/>
          <w:sz w:val="20"/>
          <w:szCs w:val="20"/>
          <w:shd w:val="clear" w:color="auto" w:fill="FFFFFF"/>
        </w:rPr>
        <w:t>, the goal of the LWPS was</w:t>
      </w:r>
      <w:ins w:id="225" w:author="Shaman, Jeffrey L." w:date="2023-08-25T13:09:00Z">
        <w:r w:rsidR="006674D8">
          <w:rPr>
            <w:rFonts w:ascii="Arial" w:hAnsi="Arial" w:cs="Arial"/>
            <w:color w:val="000000"/>
            <w:sz w:val="20"/>
            <w:szCs w:val="20"/>
            <w:shd w:val="clear" w:color="auto" w:fill="FFFFFF"/>
            <w:lang w:val="en-US"/>
          </w:rPr>
          <w:t xml:space="preserve"> not</w:t>
        </w:r>
      </w:ins>
      <w:r w:rsidRPr="00D835CC">
        <w:rPr>
          <w:rFonts w:ascii="Arial" w:hAnsi="Arial" w:cs="Arial"/>
          <w:color w:val="000000"/>
          <w:sz w:val="20"/>
          <w:szCs w:val="20"/>
          <w:shd w:val="clear" w:color="auto" w:fill="FFFFFF"/>
        </w:rPr>
        <w:t xml:space="preserve"> to provide such insights. Instead, as has been done </w:t>
      </w:r>
      <w:del w:id="226" w:author="Shaman, Jeffrey L." w:date="2023-08-25T13:09:00Z">
        <w:r w:rsidRPr="00D835CC" w:rsidDel="006674D8">
          <w:rPr>
            <w:rFonts w:ascii="Arial" w:hAnsi="Arial" w:cs="Arial"/>
            <w:color w:val="000000"/>
            <w:sz w:val="20"/>
            <w:szCs w:val="20"/>
            <w:shd w:val="clear" w:color="auto" w:fill="FFFFFF"/>
          </w:rPr>
          <w:delText xml:space="preserve">in </w:delText>
        </w:r>
      </w:del>
      <w:ins w:id="227" w:author="Shaman, Jeffrey L." w:date="2023-08-25T13:09:00Z">
        <w:r w:rsidR="006674D8">
          <w:rPr>
            <w:rFonts w:ascii="Arial" w:hAnsi="Arial" w:cs="Arial"/>
            <w:color w:val="000000"/>
            <w:sz w:val="20"/>
            <w:szCs w:val="20"/>
            <w:shd w:val="clear" w:color="auto" w:fill="FFFFFF"/>
            <w:lang w:val="en-US"/>
          </w:rPr>
          <w:t>for</w:t>
        </w:r>
        <w:r w:rsidR="006674D8" w:rsidRPr="00D835CC">
          <w:rPr>
            <w:rFonts w:ascii="Arial" w:hAnsi="Arial" w:cs="Arial"/>
            <w:color w:val="000000"/>
            <w:sz w:val="20"/>
            <w:szCs w:val="20"/>
            <w:shd w:val="clear" w:color="auto" w:fill="FFFFFF"/>
          </w:rPr>
          <w:t xml:space="preserve"> </w:t>
        </w:r>
      </w:ins>
      <w:r w:rsidRPr="00D835CC">
        <w:rPr>
          <w:rFonts w:ascii="Arial" w:hAnsi="Arial" w:cs="Arial"/>
          <w:color w:val="000000"/>
          <w:sz w:val="20"/>
          <w:szCs w:val="20"/>
          <w:shd w:val="clear" w:color="auto" w:fill="FFFFFF"/>
        </w:rPr>
        <w:t>many previous infectious disease systems, Fourier decomposition</w:t>
      </w:r>
      <w:r w:rsidR="00365ED1">
        <w:rPr>
          <w:rFonts w:ascii="Arial" w:hAnsi="Arial" w:cs="Arial"/>
          <w:color w:val="000000"/>
          <w:sz w:val="20"/>
          <w:szCs w:val="20"/>
          <w:shd w:val="clear" w:color="auto" w:fill="FFFFFF"/>
          <w:lang w:val="en-US"/>
        </w:rPr>
        <w:t xml:space="preserve"> methods</w:t>
      </w:r>
      <w:r w:rsidRPr="00D835CC">
        <w:rPr>
          <w:rFonts w:ascii="Arial" w:hAnsi="Arial" w:cs="Arial"/>
          <w:color w:val="000000"/>
          <w:sz w:val="20"/>
          <w:szCs w:val="20"/>
          <w:shd w:val="clear" w:color="auto" w:fill="FFFFFF"/>
        </w:rPr>
        <w:t xml:space="preserve"> or LWPS ha</w:t>
      </w:r>
      <w:r w:rsidR="00365ED1">
        <w:rPr>
          <w:rFonts w:ascii="Arial" w:hAnsi="Arial" w:cs="Arial"/>
          <w:color w:val="000000"/>
          <w:sz w:val="20"/>
          <w:szCs w:val="20"/>
          <w:shd w:val="clear" w:color="auto" w:fill="FFFFFF"/>
          <w:lang w:val="en-US"/>
        </w:rPr>
        <w:t>ve</w:t>
      </w:r>
      <w:r w:rsidRPr="00D835CC">
        <w:rPr>
          <w:rFonts w:ascii="Arial" w:hAnsi="Arial" w:cs="Arial"/>
          <w:color w:val="000000"/>
          <w:sz w:val="20"/>
          <w:szCs w:val="20"/>
          <w:shd w:val="clear" w:color="auto" w:fill="FFFFFF"/>
        </w:rPr>
        <w:t xml:space="preserve"> been </w:t>
      </w:r>
      <w:r w:rsidR="00365ED1">
        <w:rPr>
          <w:rFonts w:ascii="Arial" w:hAnsi="Arial" w:cs="Arial"/>
          <w:color w:val="000000"/>
          <w:sz w:val="20"/>
          <w:szCs w:val="20"/>
          <w:shd w:val="clear" w:color="auto" w:fill="FFFFFF"/>
          <w:lang w:val="en-US"/>
        </w:rPr>
        <w:t>used</w:t>
      </w:r>
      <w:r w:rsidR="00365ED1" w:rsidRPr="00D835CC">
        <w:rPr>
          <w:rFonts w:ascii="Arial" w:hAnsi="Arial" w:cs="Arial"/>
          <w:color w:val="000000"/>
          <w:sz w:val="20"/>
          <w:szCs w:val="20"/>
          <w:shd w:val="clear" w:color="auto" w:fill="FFFFFF"/>
        </w:rPr>
        <w:t xml:space="preserve"> </w:t>
      </w:r>
      <w:r w:rsidRPr="00D835CC">
        <w:rPr>
          <w:rFonts w:ascii="Arial" w:hAnsi="Arial" w:cs="Arial"/>
          <w:color w:val="000000"/>
          <w:sz w:val="20"/>
          <w:szCs w:val="20"/>
          <w:shd w:val="clear" w:color="auto" w:fill="FFFFFF"/>
        </w:rPr>
        <w:t>to understand seasonal patterns in time</w:t>
      </w:r>
      <w:r w:rsidR="00365ED1">
        <w:rPr>
          <w:rFonts w:ascii="Arial" w:hAnsi="Arial" w:cs="Arial"/>
          <w:color w:val="000000"/>
          <w:sz w:val="20"/>
          <w:szCs w:val="20"/>
          <w:shd w:val="clear" w:color="auto" w:fill="FFFFFF"/>
          <w:lang w:val="en-US"/>
        </w:rPr>
        <w:t xml:space="preserve"> </w:t>
      </w:r>
      <w:r w:rsidRPr="00D835CC">
        <w:rPr>
          <w:rFonts w:ascii="Arial" w:hAnsi="Arial" w:cs="Arial"/>
          <w:color w:val="000000"/>
          <w:sz w:val="20"/>
          <w:szCs w:val="20"/>
          <w:shd w:val="clear" w:color="auto" w:fill="FFFFFF"/>
        </w:rPr>
        <w:t xml:space="preserve"> (</w:t>
      </w:r>
      <w:r w:rsidR="00365ED1">
        <w:rPr>
          <w:rFonts w:ascii="Arial" w:hAnsi="Arial" w:cs="Arial"/>
          <w:color w:val="000000"/>
          <w:sz w:val="20"/>
          <w:szCs w:val="20"/>
          <w:shd w:val="clear" w:color="auto" w:fill="FFFFFF"/>
          <w:lang w:val="en-US"/>
        </w:rPr>
        <w:t>as in</w:t>
      </w:r>
      <w:r w:rsidR="0074117B">
        <w:rPr>
          <w:rFonts w:ascii="Arial" w:hAnsi="Arial" w:cs="Arial"/>
          <w:color w:val="000000"/>
          <w:sz w:val="20"/>
          <w:szCs w:val="20"/>
          <w:shd w:val="clear" w:color="auto" w:fill="FFFFFF"/>
          <w:lang w:val="en-US"/>
        </w:rPr>
        <w:t xml:space="preserve"> </w:t>
      </w:r>
      <w:commentRangeStart w:id="228"/>
      <w:r w:rsidR="0074117B" w:rsidRPr="0074117B">
        <w:rPr>
          <w:rFonts w:ascii="Arial" w:hAnsi="Arial" w:cs="Arial"/>
          <w:color w:val="000000"/>
          <w:sz w:val="20"/>
          <w:szCs w:val="20"/>
          <w:shd w:val="clear" w:color="auto" w:fill="FFFFFF"/>
          <w:lang w:val="en-US"/>
        </w:rPr>
        <w:t>https://www.ncbi.nlm.nih.gov/pmc/articles/PMC5516123/#:~:text=The%20mean%20timing%20of%20disease%20activity%20had%20a%20latitudinal%20trend,shifts%20differed%20slightly%20by%20country.</w:t>
      </w:r>
      <w:r w:rsidR="0074117B">
        <w:rPr>
          <w:rFonts w:ascii="Arial" w:hAnsi="Arial" w:cs="Arial"/>
          <w:color w:val="000000"/>
          <w:sz w:val="20"/>
          <w:szCs w:val="20"/>
          <w:shd w:val="clear" w:color="auto" w:fill="FFFFFF"/>
          <w:lang w:val="en-US"/>
        </w:rPr>
        <w:t xml:space="preserve"> , </w:t>
      </w:r>
      <w:r w:rsidR="0074117B" w:rsidRPr="0074117B">
        <w:rPr>
          <w:rFonts w:ascii="Arial" w:hAnsi="Arial" w:cs="Arial"/>
          <w:color w:val="000000"/>
          <w:sz w:val="20"/>
          <w:szCs w:val="20"/>
          <w:shd w:val="clear" w:color="auto" w:fill="FFFFFF"/>
          <w:lang w:val="en-US"/>
        </w:rPr>
        <w:t>https://www.nature.com/articles/414716a</w:t>
      </w:r>
      <w:r w:rsidRPr="00D835CC">
        <w:rPr>
          <w:rFonts w:ascii="Arial" w:hAnsi="Arial" w:cs="Arial"/>
          <w:color w:val="000000"/>
          <w:sz w:val="20"/>
          <w:szCs w:val="20"/>
          <w:shd w:val="clear" w:color="auto" w:fill="FFFFFF"/>
        </w:rPr>
        <w:t xml:space="preserve">). </w:t>
      </w:r>
      <w:commentRangeEnd w:id="228"/>
      <w:r w:rsidR="006674D8">
        <w:rPr>
          <w:rStyle w:val="CommentReference"/>
        </w:rPr>
        <w:commentReference w:id="228"/>
      </w:r>
      <w:r w:rsidRPr="00D835CC">
        <w:rPr>
          <w:rFonts w:ascii="Arial" w:hAnsi="Arial" w:cs="Arial"/>
          <w:color w:val="000000"/>
          <w:sz w:val="20"/>
          <w:szCs w:val="20"/>
          <w:shd w:val="clear" w:color="auto" w:fill="FFFFFF"/>
        </w:rPr>
        <w:t xml:space="preserve">We also used the LWPS to obtain the periodicity to inform the seasonal mechanistic dynamical models. </w:t>
      </w:r>
    </w:p>
    <w:p w14:paraId="657B452B" w14:textId="77777777" w:rsidR="006674D8" w:rsidRDefault="006674D8" w:rsidP="00D835CC">
      <w:pPr>
        <w:spacing w:line="360" w:lineRule="auto"/>
        <w:rPr>
          <w:ins w:id="229" w:author="Shaman, Jeffrey L." w:date="2023-08-25T13:11:00Z"/>
          <w:rFonts w:ascii="Arial" w:hAnsi="Arial" w:cs="Arial"/>
          <w:color w:val="000000"/>
          <w:sz w:val="20"/>
          <w:szCs w:val="20"/>
          <w:shd w:val="clear" w:color="auto" w:fill="FFFFFF"/>
        </w:rPr>
      </w:pPr>
    </w:p>
    <w:p w14:paraId="741481CA" w14:textId="5AEBE04C" w:rsidR="00D835CC" w:rsidRDefault="00D835CC" w:rsidP="00D835CC">
      <w:pPr>
        <w:spacing w:line="360" w:lineRule="auto"/>
        <w:rPr>
          <w:ins w:id="230" w:author="Shaman, Jeffrey L." w:date="2023-08-25T13:11:00Z"/>
          <w:rFonts w:ascii="Arial" w:hAnsi="Arial" w:cs="Arial"/>
          <w:color w:val="000000"/>
          <w:sz w:val="20"/>
          <w:szCs w:val="20"/>
          <w:shd w:val="clear" w:color="auto" w:fill="FFFFFF"/>
          <w:lang w:val="en-US"/>
        </w:rPr>
      </w:pPr>
      <w:r w:rsidRPr="00D835CC">
        <w:rPr>
          <w:rFonts w:ascii="Arial" w:hAnsi="Arial" w:cs="Arial"/>
          <w:color w:val="000000"/>
          <w:sz w:val="20"/>
          <w:szCs w:val="20"/>
          <w:shd w:val="clear" w:color="auto" w:fill="FFFFFF"/>
        </w:rPr>
        <w:t xml:space="preserve">Additional stratification of the time series of IMD incidence by age and serogroup could directly be input to the LWPS to understand seasonal patterns in those time series. The CDC </w:t>
      </w:r>
      <w:r w:rsidR="004A4B25">
        <w:rPr>
          <w:rFonts w:ascii="Arial" w:hAnsi="Arial" w:cs="Arial"/>
          <w:color w:val="000000"/>
          <w:sz w:val="20"/>
          <w:szCs w:val="20"/>
          <w:shd w:val="clear" w:color="auto" w:fill="FFFFFF"/>
        </w:rPr>
        <w:t>Wonder</w:t>
      </w:r>
      <w:r w:rsidRPr="00D835CC">
        <w:rPr>
          <w:rFonts w:ascii="Arial" w:hAnsi="Arial" w:cs="Arial"/>
          <w:color w:val="000000"/>
          <w:sz w:val="20"/>
          <w:szCs w:val="20"/>
          <w:shd w:val="clear" w:color="auto" w:fill="FFFFFF"/>
        </w:rPr>
        <w:t xml:space="preserve"> app </w:t>
      </w:r>
      <w:r w:rsidR="00365ED1">
        <w:rPr>
          <w:rFonts w:ascii="Arial" w:hAnsi="Arial" w:cs="Arial"/>
          <w:color w:val="000000"/>
          <w:sz w:val="20"/>
          <w:szCs w:val="20"/>
          <w:shd w:val="clear" w:color="auto" w:fill="FFFFFF"/>
          <w:lang w:val="en-US"/>
        </w:rPr>
        <w:t>provides</w:t>
      </w:r>
      <w:r w:rsidR="00365ED1" w:rsidRPr="00D835CC">
        <w:rPr>
          <w:rFonts w:ascii="Arial" w:hAnsi="Arial" w:cs="Arial"/>
          <w:color w:val="000000"/>
          <w:sz w:val="20"/>
          <w:szCs w:val="20"/>
          <w:shd w:val="clear" w:color="auto" w:fill="FFFFFF"/>
        </w:rPr>
        <w:t xml:space="preserve"> </w:t>
      </w:r>
      <w:r w:rsidRPr="00D835CC">
        <w:rPr>
          <w:rFonts w:ascii="Arial" w:hAnsi="Arial" w:cs="Arial"/>
          <w:color w:val="000000"/>
          <w:sz w:val="20"/>
          <w:szCs w:val="20"/>
          <w:shd w:val="clear" w:color="auto" w:fill="FFFFFF"/>
        </w:rPr>
        <w:t xml:space="preserve">stratification by serogroup beginning in 2020. In </w:t>
      </w:r>
      <w:r w:rsidRPr="00801BF0">
        <w:rPr>
          <w:rFonts w:ascii="Arial" w:hAnsi="Arial" w:cs="Arial"/>
          <w:b/>
          <w:bCs/>
          <w:color w:val="000000"/>
          <w:sz w:val="20"/>
          <w:szCs w:val="20"/>
          <w:shd w:val="clear" w:color="auto" w:fill="FFFFFF"/>
        </w:rPr>
        <w:t>Data description</w:t>
      </w:r>
      <w:r w:rsidRPr="00D835CC">
        <w:rPr>
          <w:rFonts w:ascii="Arial" w:hAnsi="Arial" w:cs="Arial"/>
          <w:color w:val="000000"/>
          <w:sz w:val="20"/>
          <w:szCs w:val="20"/>
          <w:shd w:val="clear" w:color="auto" w:fill="FFFFFF"/>
        </w:rPr>
        <w:t xml:space="preserve"> in </w:t>
      </w:r>
      <w:r w:rsidRPr="00801BF0">
        <w:rPr>
          <w:rFonts w:ascii="Arial" w:hAnsi="Arial" w:cs="Arial"/>
          <w:b/>
          <w:bCs/>
          <w:color w:val="000000"/>
          <w:sz w:val="20"/>
          <w:szCs w:val="20"/>
          <w:shd w:val="clear" w:color="auto" w:fill="FFFFFF"/>
        </w:rPr>
        <w:t>Materials and Methods</w:t>
      </w:r>
      <w:r w:rsidRPr="00D835CC">
        <w:rPr>
          <w:rFonts w:ascii="Arial" w:hAnsi="Arial" w:cs="Arial"/>
          <w:color w:val="000000"/>
          <w:sz w:val="20"/>
          <w:szCs w:val="20"/>
          <w:shd w:val="clear" w:color="auto" w:fill="FFFFFF"/>
        </w:rPr>
        <w:t xml:space="preserve"> we wrote: ‘</w:t>
      </w:r>
      <w:r w:rsidRPr="009C2C68">
        <w:rPr>
          <w:rFonts w:ascii="Arial" w:hAnsi="Arial" w:cs="Arial"/>
          <w:i/>
          <w:iCs/>
          <w:color w:val="000000"/>
          <w:sz w:val="20"/>
          <w:szCs w:val="20"/>
          <w:shd w:val="clear" w:color="auto" w:fill="FFFFFF"/>
        </w:rPr>
        <w:t>Classification of cases by serogroup (ACWY and B) only began in 2020 and was not used in this study; rather, incidence includes all serogroups</w:t>
      </w:r>
      <w:r w:rsidRPr="00D835CC">
        <w:rPr>
          <w:rFonts w:ascii="Arial" w:hAnsi="Arial" w:cs="Arial"/>
          <w:color w:val="000000"/>
          <w:sz w:val="20"/>
          <w:szCs w:val="20"/>
          <w:shd w:val="clear" w:color="auto" w:fill="FFFFFF"/>
        </w:rPr>
        <w:t xml:space="preserve">’ </w:t>
      </w:r>
      <w:r w:rsidR="00DA325F">
        <w:rPr>
          <w:rFonts w:ascii="Arial" w:hAnsi="Arial" w:cs="Arial"/>
          <w:color w:val="000000"/>
          <w:sz w:val="20"/>
          <w:szCs w:val="20"/>
          <w:shd w:val="clear" w:color="auto" w:fill="FFFFFF"/>
          <w:lang w:val="en-US"/>
        </w:rPr>
        <w:t xml:space="preserve">. Due to </w:t>
      </w:r>
      <w:r w:rsidR="00365ED1">
        <w:rPr>
          <w:rFonts w:ascii="Arial" w:hAnsi="Arial" w:cs="Arial"/>
          <w:color w:val="000000"/>
          <w:sz w:val="20"/>
          <w:szCs w:val="20"/>
          <w:shd w:val="clear" w:color="auto" w:fill="FFFFFF"/>
          <w:lang w:val="en-US"/>
        </w:rPr>
        <w:t>th</w:t>
      </w:r>
      <w:ins w:id="231" w:author="Shaman, Jeffrey L." w:date="2023-08-25T13:11:00Z">
        <w:r w:rsidR="006674D8">
          <w:rPr>
            <w:rFonts w:ascii="Arial" w:hAnsi="Arial" w:cs="Arial"/>
            <w:color w:val="000000"/>
            <w:sz w:val="20"/>
            <w:szCs w:val="20"/>
            <w:shd w:val="clear" w:color="auto" w:fill="FFFFFF"/>
            <w:lang w:val="en-US"/>
          </w:rPr>
          <w:t xml:space="preserve">is paucity </w:t>
        </w:r>
      </w:ins>
      <w:del w:id="232" w:author="Shaman, Jeffrey L." w:date="2023-08-25T13:11:00Z">
        <w:r w:rsidR="00365ED1" w:rsidDel="006674D8">
          <w:rPr>
            <w:rFonts w:ascii="Arial" w:hAnsi="Arial" w:cs="Arial"/>
            <w:color w:val="000000"/>
            <w:sz w:val="20"/>
            <w:szCs w:val="20"/>
            <w:shd w:val="clear" w:color="auto" w:fill="FFFFFF"/>
            <w:lang w:val="en-US"/>
          </w:rPr>
          <w:delText>e scarcity</w:delText>
        </w:r>
        <w:r w:rsidRPr="00D835CC" w:rsidDel="006674D8">
          <w:rPr>
            <w:rFonts w:ascii="Arial" w:hAnsi="Arial" w:cs="Arial"/>
            <w:color w:val="000000"/>
            <w:sz w:val="20"/>
            <w:szCs w:val="20"/>
            <w:shd w:val="clear" w:color="auto" w:fill="FFFFFF"/>
          </w:rPr>
          <w:delText xml:space="preserve"> </w:delText>
        </w:r>
      </w:del>
      <w:r w:rsidR="00365ED1">
        <w:rPr>
          <w:rFonts w:ascii="Arial" w:hAnsi="Arial" w:cs="Arial"/>
          <w:color w:val="000000"/>
          <w:sz w:val="20"/>
          <w:szCs w:val="20"/>
          <w:shd w:val="clear" w:color="auto" w:fill="FFFFFF"/>
          <w:lang w:val="en-US"/>
        </w:rPr>
        <w:t xml:space="preserve">of </w:t>
      </w:r>
      <w:r w:rsidRPr="00D835CC">
        <w:rPr>
          <w:rFonts w:ascii="Arial" w:hAnsi="Arial" w:cs="Arial"/>
          <w:color w:val="000000"/>
          <w:sz w:val="20"/>
          <w:szCs w:val="20"/>
          <w:shd w:val="clear" w:color="auto" w:fill="FFFFFF"/>
        </w:rPr>
        <w:t>data</w:t>
      </w:r>
      <w:r w:rsidR="00DA325F">
        <w:rPr>
          <w:rFonts w:ascii="Arial" w:hAnsi="Arial" w:cs="Arial"/>
          <w:color w:val="000000"/>
          <w:sz w:val="20"/>
          <w:szCs w:val="20"/>
          <w:shd w:val="clear" w:color="auto" w:fill="FFFFFF"/>
          <w:lang w:val="en-US"/>
        </w:rPr>
        <w:t>,</w:t>
      </w:r>
      <w:r w:rsidRPr="00D835CC">
        <w:rPr>
          <w:rFonts w:ascii="Arial" w:hAnsi="Arial" w:cs="Arial"/>
          <w:color w:val="000000"/>
          <w:sz w:val="20"/>
          <w:szCs w:val="20"/>
          <w:shd w:val="clear" w:color="auto" w:fill="FFFFFF"/>
        </w:rPr>
        <w:t xml:space="preserve"> </w:t>
      </w:r>
      <w:r w:rsidR="00DA325F">
        <w:rPr>
          <w:rFonts w:ascii="Arial" w:hAnsi="Arial" w:cs="Arial"/>
          <w:color w:val="000000"/>
          <w:sz w:val="20"/>
          <w:szCs w:val="20"/>
          <w:shd w:val="clear" w:color="auto" w:fill="FFFFFF"/>
          <w:lang w:val="en-US"/>
        </w:rPr>
        <w:t xml:space="preserve">we would not be able to leverage the model/inference system to forecast IMD incidence with </w:t>
      </w:r>
      <w:r w:rsidRPr="00D835CC">
        <w:rPr>
          <w:rFonts w:ascii="Arial" w:hAnsi="Arial" w:cs="Arial"/>
          <w:color w:val="000000"/>
          <w:sz w:val="20"/>
          <w:szCs w:val="20"/>
          <w:shd w:val="clear" w:color="auto" w:fill="FFFFFF"/>
        </w:rPr>
        <w:t>serogroup</w:t>
      </w:r>
      <w:r w:rsidR="00365ED1">
        <w:rPr>
          <w:rFonts w:ascii="Arial" w:hAnsi="Arial" w:cs="Arial"/>
          <w:color w:val="000000"/>
          <w:sz w:val="20"/>
          <w:szCs w:val="20"/>
          <w:shd w:val="clear" w:color="auto" w:fill="FFFFFF"/>
          <w:lang w:val="en-US"/>
        </w:rPr>
        <w:t xml:space="preserve"> stratification</w:t>
      </w:r>
      <w:r w:rsidR="00DA325F">
        <w:rPr>
          <w:rFonts w:ascii="Arial" w:hAnsi="Arial" w:cs="Arial"/>
          <w:color w:val="000000"/>
          <w:sz w:val="20"/>
          <w:szCs w:val="20"/>
          <w:shd w:val="clear" w:color="auto" w:fill="FFFFFF"/>
          <w:lang w:val="en-US"/>
        </w:rPr>
        <w:t>.</w:t>
      </w:r>
    </w:p>
    <w:p w14:paraId="7B5D63B4" w14:textId="77777777" w:rsidR="006674D8" w:rsidRPr="00D835CC" w:rsidRDefault="006674D8" w:rsidP="00D835CC">
      <w:pPr>
        <w:spacing w:line="360" w:lineRule="auto"/>
        <w:rPr>
          <w:rFonts w:ascii="Arial" w:hAnsi="Arial" w:cs="Arial"/>
          <w:color w:val="000000"/>
          <w:sz w:val="20"/>
          <w:szCs w:val="20"/>
          <w:shd w:val="clear" w:color="auto" w:fill="FFFFFF"/>
        </w:rPr>
      </w:pPr>
    </w:p>
    <w:p w14:paraId="4A1F1ABC" w14:textId="6A041B9C" w:rsidR="00406A84" w:rsidRPr="00866EC5" w:rsidRDefault="00D835CC" w:rsidP="00D835CC">
      <w:pPr>
        <w:spacing w:line="360" w:lineRule="auto"/>
        <w:rPr>
          <w:rFonts w:ascii="Arial" w:hAnsi="Arial" w:cs="Arial"/>
          <w:color w:val="FF0000"/>
          <w:sz w:val="20"/>
          <w:szCs w:val="20"/>
          <w:shd w:val="clear" w:color="auto" w:fill="FFFFFF"/>
          <w:lang w:val="en-US"/>
          <w:rPrChange w:id="233" w:author="Cascante Vega, Jaime E." w:date="2023-08-26T14:21:00Z">
            <w:rPr>
              <w:rFonts w:ascii="Arial" w:hAnsi="Arial" w:cs="Arial"/>
              <w:color w:val="000000"/>
              <w:sz w:val="20"/>
              <w:szCs w:val="20"/>
              <w:shd w:val="clear" w:color="auto" w:fill="FFFFFF"/>
              <w:lang w:val="en-US"/>
            </w:rPr>
          </w:rPrChange>
        </w:rPr>
      </w:pPr>
      <w:r w:rsidRPr="00D835CC">
        <w:rPr>
          <w:rFonts w:ascii="Arial" w:hAnsi="Arial" w:cs="Arial"/>
          <w:color w:val="000000"/>
          <w:sz w:val="20"/>
          <w:szCs w:val="20"/>
          <w:shd w:val="clear" w:color="auto" w:fill="FFFFFF"/>
        </w:rPr>
        <w:t>To understand and quantify the relation</w:t>
      </w:r>
      <w:r w:rsidR="00DA325F">
        <w:rPr>
          <w:rFonts w:ascii="Arial" w:hAnsi="Arial" w:cs="Arial"/>
          <w:color w:val="000000"/>
          <w:sz w:val="20"/>
          <w:szCs w:val="20"/>
          <w:shd w:val="clear" w:color="auto" w:fill="FFFFFF"/>
          <w:lang w:val="en-US"/>
        </w:rPr>
        <w:t>ship</w:t>
      </w:r>
      <w:r w:rsidRPr="00D835CC">
        <w:rPr>
          <w:rFonts w:ascii="Arial" w:hAnsi="Arial" w:cs="Arial"/>
          <w:color w:val="000000"/>
          <w:sz w:val="20"/>
          <w:szCs w:val="20"/>
          <w:shd w:val="clear" w:color="auto" w:fill="FFFFFF"/>
        </w:rPr>
        <w:t xml:space="preserve"> between the time series of vaccination and IMD incidence</w:t>
      </w:r>
      <w:r w:rsidR="00DA325F">
        <w:rPr>
          <w:rFonts w:ascii="Arial" w:hAnsi="Arial" w:cs="Arial"/>
          <w:color w:val="000000"/>
          <w:sz w:val="20"/>
          <w:szCs w:val="20"/>
          <w:shd w:val="clear" w:color="auto" w:fill="FFFFFF"/>
          <w:lang w:val="en-US"/>
        </w:rPr>
        <w:t>,</w:t>
      </w:r>
      <w:r w:rsidRPr="00D835CC">
        <w:rPr>
          <w:rFonts w:ascii="Arial" w:hAnsi="Arial" w:cs="Arial"/>
          <w:color w:val="000000"/>
          <w:sz w:val="20"/>
          <w:szCs w:val="20"/>
          <w:shd w:val="clear" w:color="auto" w:fill="FFFFFF"/>
        </w:rPr>
        <w:t xml:space="preserve"> cross-wavelet mean fields (CWMF) </w:t>
      </w:r>
      <w:del w:id="234" w:author="Shaman, Jeffrey L." w:date="2023-08-25T13:12:00Z">
        <w:r w:rsidRPr="00D835CC" w:rsidDel="006674D8">
          <w:rPr>
            <w:rFonts w:ascii="Arial" w:hAnsi="Arial" w:cs="Arial"/>
            <w:color w:val="000000"/>
            <w:sz w:val="20"/>
            <w:szCs w:val="20"/>
            <w:shd w:val="clear" w:color="auto" w:fill="FFFFFF"/>
          </w:rPr>
          <w:delText xml:space="preserve">could </w:delText>
        </w:r>
      </w:del>
      <w:ins w:id="235" w:author="Shaman, Jeffrey L." w:date="2023-08-25T13:12:00Z">
        <w:r w:rsidR="006674D8">
          <w:rPr>
            <w:rFonts w:ascii="Arial" w:hAnsi="Arial" w:cs="Arial"/>
            <w:color w:val="000000"/>
            <w:sz w:val="20"/>
            <w:szCs w:val="20"/>
            <w:shd w:val="clear" w:color="auto" w:fill="FFFFFF"/>
            <w:lang w:val="en-US"/>
          </w:rPr>
          <w:t>might</w:t>
        </w:r>
        <w:r w:rsidR="006674D8" w:rsidRPr="00D835CC">
          <w:rPr>
            <w:rFonts w:ascii="Arial" w:hAnsi="Arial" w:cs="Arial"/>
            <w:color w:val="000000"/>
            <w:sz w:val="20"/>
            <w:szCs w:val="20"/>
            <w:shd w:val="clear" w:color="auto" w:fill="FFFFFF"/>
          </w:rPr>
          <w:t xml:space="preserve"> </w:t>
        </w:r>
      </w:ins>
      <w:r w:rsidRPr="00D835CC">
        <w:rPr>
          <w:rFonts w:ascii="Arial" w:hAnsi="Arial" w:cs="Arial"/>
          <w:color w:val="000000"/>
          <w:sz w:val="20"/>
          <w:szCs w:val="20"/>
          <w:shd w:val="clear" w:color="auto" w:fill="FFFFFF"/>
        </w:rPr>
        <w:t>be used</w:t>
      </w:r>
      <w:r w:rsidR="009343D1">
        <w:rPr>
          <w:rFonts w:ascii="Arial" w:hAnsi="Arial" w:cs="Arial"/>
          <w:color w:val="000000"/>
          <w:sz w:val="20"/>
          <w:szCs w:val="20"/>
          <w:shd w:val="clear" w:color="auto" w:fill="FFFFFF"/>
          <w:lang w:val="en-US"/>
        </w:rPr>
        <w:t>.</w:t>
      </w:r>
      <w:r w:rsidRPr="00D835CC">
        <w:rPr>
          <w:rFonts w:ascii="Arial" w:hAnsi="Arial" w:cs="Arial"/>
          <w:color w:val="000000"/>
          <w:sz w:val="20"/>
          <w:szCs w:val="20"/>
          <w:shd w:val="clear" w:color="auto" w:fill="FFFFFF"/>
        </w:rPr>
        <w:t xml:space="preserve"> </w:t>
      </w:r>
      <w:r w:rsidR="00DA325F" w:rsidRPr="00D835CC">
        <w:rPr>
          <w:rFonts w:ascii="Arial" w:hAnsi="Arial" w:cs="Arial"/>
          <w:color w:val="000000"/>
          <w:sz w:val="20"/>
          <w:szCs w:val="20"/>
          <w:shd w:val="clear" w:color="auto" w:fill="FFFFFF"/>
        </w:rPr>
        <w:t>CWMF</w:t>
      </w:r>
      <w:r w:rsidR="00DA325F">
        <w:rPr>
          <w:rFonts w:ascii="Arial" w:hAnsi="Arial" w:cs="Arial"/>
          <w:color w:val="000000"/>
          <w:sz w:val="20"/>
          <w:szCs w:val="20"/>
          <w:shd w:val="clear" w:color="auto" w:fill="FFFFFF"/>
          <w:lang w:val="en-US"/>
        </w:rPr>
        <w:t xml:space="preserve"> has been used to</w:t>
      </w:r>
      <w:r w:rsidRPr="00D835CC">
        <w:rPr>
          <w:rFonts w:ascii="Arial" w:hAnsi="Arial" w:cs="Arial"/>
          <w:color w:val="000000"/>
          <w:sz w:val="20"/>
          <w:szCs w:val="20"/>
          <w:shd w:val="clear" w:color="auto" w:fill="FFFFFF"/>
        </w:rPr>
        <w:t xml:space="preserve"> </w:t>
      </w:r>
      <w:r w:rsidR="00DA325F">
        <w:rPr>
          <w:rFonts w:ascii="Arial" w:hAnsi="Arial" w:cs="Arial"/>
          <w:color w:val="000000"/>
          <w:sz w:val="20"/>
          <w:szCs w:val="20"/>
          <w:shd w:val="clear" w:color="auto" w:fill="FFFFFF"/>
        </w:rPr>
        <w:t>quantif</w:t>
      </w:r>
      <w:r w:rsidR="00DA325F">
        <w:rPr>
          <w:rFonts w:ascii="Arial" w:hAnsi="Arial" w:cs="Arial"/>
          <w:color w:val="000000"/>
          <w:sz w:val="20"/>
          <w:szCs w:val="20"/>
          <w:shd w:val="clear" w:color="auto" w:fill="FFFFFF"/>
          <w:lang w:val="en-US"/>
        </w:rPr>
        <w:t>y</w:t>
      </w:r>
      <w:r w:rsidR="00DA325F" w:rsidRPr="00D835CC">
        <w:rPr>
          <w:rFonts w:ascii="Arial" w:hAnsi="Arial" w:cs="Arial"/>
          <w:color w:val="000000"/>
          <w:sz w:val="20"/>
          <w:szCs w:val="20"/>
          <w:shd w:val="clear" w:color="auto" w:fill="FFFFFF"/>
        </w:rPr>
        <w:t xml:space="preserve"> </w:t>
      </w:r>
      <w:r w:rsidRPr="00D835CC">
        <w:rPr>
          <w:rFonts w:ascii="Arial" w:hAnsi="Arial" w:cs="Arial"/>
          <w:color w:val="000000"/>
          <w:sz w:val="20"/>
          <w:szCs w:val="20"/>
          <w:shd w:val="clear" w:color="auto" w:fill="FFFFFF"/>
        </w:rPr>
        <w:t xml:space="preserve">the </w:t>
      </w:r>
      <w:r w:rsidR="0001382E">
        <w:rPr>
          <w:rFonts w:ascii="Arial" w:hAnsi="Arial" w:cs="Arial"/>
          <w:color w:val="000000"/>
          <w:sz w:val="20"/>
          <w:szCs w:val="20"/>
          <w:shd w:val="clear" w:color="auto" w:fill="FFFFFF"/>
        </w:rPr>
        <w:t>relationship</w:t>
      </w:r>
      <w:r w:rsidRPr="00D835CC">
        <w:rPr>
          <w:rFonts w:ascii="Arial" w:hAnsi="Arial" w:cs="Arial"/>
          <w:color w:val="000000"/>
          <w:sz w:val="20"/>
          <w:szCs w:val="20"/>
          <w:shd w:val="clear" w:color="auto" w:fill="FFFFFF"/>
        </w:rPr>
        <w:t xml:space="preserve"> between temperature and dengue incidence in space and time</w:t>
      </w:r>
      <w:r w:rsidR="00DA325F">
        <w:rPr>
          <w:rFonts w:ascii="Arial" w:hAnsi="Arial" w:cs="Arial"/>
          <w:color w:val="000000"/>
          <w:sz w:val="20"/>
          <w:szCs w:val="20"/>
          <w:shd w:val="clear" w:color="auto" w:fill="FFFFFF"/>
          <w:lang w:val="en-US"/>
        </w:rPr>
        <w:t xml:space="preserve"> in </w:t>
      </w:r>
      <w:r w:rsidRPr="00D835CC">
        <w:rPr>
          <w:rFonts w:ascii="Arial" w:hAnsi="Arial" w:cs="Arial"/>
          <w:color w:val="000000"/>
          <w:sz w:val="20"/>
          <w:szCs w:val="20"/>
          <w:shd w:val="clear" w:color="auto" w:fill="FFFFFF"/>
        </w:rPr>
        <w:t xml:space="preserve">(https://journals.plos.org/plosbiology/article?id=10.1371/journal.pbio.3001160). Further split of the IMD incidence data by age and vaccination data, both unavailable </w:t>
      </w:r>
      <w:r w:rsidR="00DA325F">
        <w:rPr>
          <w:rFonts w:ascii="Arial" w:hAnsi="Arial" w:cs="Arial"/>
          <w:color w:val="000000"/>
          <w:sz w:val="20"/>
          <w:szCs w:val="20"/>
          <w:shd w:val="clear" w:color="auto" w:fill="FFFFFF"/>
          <w:lang w:val="en-US"/>
        </w:rPr>
        <w:t>to our knowledge</w:t>
      </w:r>
      <w:r w:rsidRPr="00D835CC">
        <w:rPr>
          <w:rFonts w:ascii="Arial" w:hAnsi="Arial" w:cs="Arial"/>
          <w:color w:val="000000"/>
          <w:sz w:val="20"/>
          <w:szCs w:val="20"/>
          <w:shd w:val="clear" w:color="auto" w:fill="FFFFFF"/>
        </w:rPr>
        <w:t>, could be used to extend to quantify synchrony across space (age groups)</w:t>
      </w:r>
      <w:r w:rsidR="00B2385A">
        <w:rPr>
          <w:rFonts w:ascii="Arial" w:hAnsi="Arial" w:cs="Arial"/>
          <w:color w:val="000000"/>
          <w:sz w:val="20"/>
          <w:szCs w:val="20"/>
          <w:shd w:val="clear" w:color="auto" w:fill="FFFFFF"/>
          <w:lang w:val="en-US"/>
        </w:rPr>
        <w:t xml:space="preserve"> and to quantify the impact of vaccination on IMD incidence</w:t>
      </w:r>
      <w:r w:rsidRPr="00D835CC">
        <w:rPr>
          <w:rFonts w:ascii="Arial" w:hAnsi="Arial" w:cs="Arial"/>
          <w:color w:val="000000"/>
          <w:sz w:val="20"/>
          <w:szCs w:val="20"/>
          <w:shd w:val="clear" w:color="auto" w:fill="FFFFFF"/>
        </w:rPr>
        <w:t>.</w:t>
      </w:r>
      <w:r w:rsidR="00DA325F">
        <w:rPr>
          <w:rFonts w:ascii="Arial" w:hAnsi="Arial" w:cs="Arial"/>
          <w:color w:val="000000"/>
          <w:sz w:val="20"/>
          <w:szCs w:val="20"/>
          <w:shd w:val="clear" w:color="auto" w:fill="FFFFFF"/>
          <w:lang w:val="en-US"/>
        </w:rPr>
        <w:t xml:space="preserve"> </w:t>
      </w:r>
      <w:r w:rsidR="00406A84">
        <w:rPr>
          <w:rFonts w:ascii="Arial" w:hAnsi="Arial" w:cs="Arial"/>
          <w:color w:val="000000"/>
          <w:sz w:val="20"/>
          <w:szCs w:val="20"/>
          <w:shd w:val="clear" w:color="auto" w:fill="FFFFFF"/>
          <w:lang w:val="en-US"/>
        </w:rPr>
        <w:t xml:space="preserve">We </w:t>
      </w:r>
      <w:r w:rsidR="001D2B55">
        <w:rPr>
          <w:rFonts w:ascii="Arial" w:hAnsi="Arial" w:cs="Arial"/>
          <w:color w:val="000000"/>
          <w:sz w:val="20"/>
          <w:szCs w:val="20"/>
          <w:shd w:val="clear" w:color="auto" w:fill="FFFFFF"/>
          <w:lang w:val="en-US"/>
        </w:rPr>
        <w:t xml:space="preserve">appreciate the question as it </w:t>
      </w:r>
      <w:r w:rsidR="00DC238F">
        <w:rPr>
          <w:rFonts w:ascii="Arial" w:hAnsi="Arial" w:cs="Arial"/>
          <w:color w:val="000000"/>
          <w:sz w:val="20"/>
          <w:szCs w:val="20"/>
          <w:shd w:val="clear" w:color="auto" w:fill="FFFFFF"/>
          <w:lang w:val="en-US"/>
        </w:rPr>
        <w:t>allows</w:t>
      </w:r>
      <w:r w:rsidR="001D2B55">
        <w:rPr>
          <w:rFonts w:ascii="Arial" w:hAnsi="Arial" w:cs="Arial"/>
          <w:color w:val="000000"/>
          <w:sz w:val="20"/>
          <w:szCs w:val="20"/>
          <w:shd w:val="clear" w:color="auto" w:fill="FFFFFF"/>
          <w:lang w:val="en-US"/>
        </w:rPr>
        <w:t xml:space="preserve"> us to think about future avenues of</w:t>
      </w:r>
      <w:del w:id="236" w:author="Shaman, Jeffrey L." w:date="2023-08-25T13:13:00Z">
        <w:r w:rsidR="001D2B55" w:rsidDel="006674D8">
          <w:rPr>
            <w:rFonts w:ascii="Arial" w:hAnsi="Arial" w:cs="Arial"/>
            <w:color w:val="000000"/>
            <w:sz w:val="20"/>
            <w:szCs w:val="20"/>
            <w:shd w:val="clear" w:color="auto" w:fill="FFFFFF"/>
            <w:lang w:val="en-US"/>
          </w:rPr>
          <w:delText xml:space="preserve"> the current </w:delText>
        </w:r>
      </w:del>
      <w:ins w:id="237" w:author="Shaman, Jeffrey L." w:date="2023-08-25T13:13:00Z">
        <w:r w:rsidR="006674D8">
          <w:rPr>
            <w:rFonts w:ascii="Arial" w:hAnsi="Arial" w:cs="Arial"/>
            <w:color w:val="000000"/>
            <w:sz w:val="20"/>
            <w:szCs w:val="20"/>
            <w:shd w:val="clear" w:color="auto" w:fill="FFFFFF"/>
            <w:lang w:val="en-US"/>
          </w:rPr>
          <w:t xml:space="preserve"> investigation</w:t>
        </w:r>
      </w:ins>
      <w:del w:id="238" w:author="Shaman, Jeffrey L." w:date="2023-08-25T13:13:00Z">
        <w:r w:rsidR="00364099" w:rsidDel="006674D8">
          <w:rPr>
            <w:rFonts w:ascii="Arial" w:hAnsi="Arial" w:cs="Arial"/>
            <w:color w:val="000000"/>
            <w:sz w:val="20"/>
            <w:szCs w:val="20"/>
            <w:shd w:val="clear" w:color="auto" w:fill="FFFFFF"/>
            <w:lang w:val="en-US"/>
          </w:rPr>
          <w:delText>work</w:delText>
        </w:r>
      </w:del>
      <w:r w:rsidR="001D2B55">
        <w:rPr>
          <w:rFonts w:ascii="Arial" w:hAnsi="Arial" w:cs="Arial"/>
          <w:color w:val="000000"/>
          <w:sz w:val="20"/>
          <w:szCs w:val="20"/>
          <w:shd w:val="clear" w:color="auto" w:fill="FFFFFF"/>
          <w:lang w:val="en-US"/>
        </w:rPr>
        <w:t xml:space="preserve">. However, </w:t>
      </w:r>
      <w:r w:rsidR="00406A84">
        <w:rPr>
          <w:rFonts w:ascii="Arial" w:hAnsi="Arial" w:cs="Arial"/>
          <w:color w:val="000000"/>
          <w:sz w:val="20"/>
          <w:szCs w:val="20"/>
          <w:shd w:val="clear" w:color="auto" w:fill="FFFFFF"/>
          <w:lang w:val="en-US"/>
        </w:rPr>
        <w:t>including this in the main text</w:t>
      </w:r>
      <w:ins w:id="239" w:author="Shaman, Jeffrey L." w:date="2023-08-25T13:13:00Z">
        <w:r w:rsidR="006674D8">
          <w:rPr>
            <w:rFonts w:ascii="Arial" w:hAnsi="Arial" w:cs="Arial"/>
            <w:color w:val="000000"/>
            <w:sz w:val="20"/>
            <w:szCs w:val="20"/>
            <w:shd w:val="clear" w:color="auto" w:fill="FFFFFF"/>
            <w:lang w:val="en-US"/>
          </w:rPr>
          <w:t>, particularly given data limitations,</w:t>
        </w:r>
      </w:ins>
      <w:r w:rsidR="00406A84">
        <w:rPr>
          <w:rFonts w:ascii="Arial" w:hAnsi="Arial" w:cs="Arial"/>
          <w:color w:val="000000"/>
          <w:sz w:val="20"/>
          <w:szCs w:val="20"/>
          <w:shd w:val="clear" w:color="auto" w:fill="FFFFFF"/>
          <w:lang w:val="en-US"/>
        </w:rPr>
        <w:t xml:space="preserve"> </w:t>
      </w:r>
      <w:del w:id="240" w:author="Shaman, Jeffrey L." w:date="2023-08-25T13:13:00Z">
        <w:r w:rsidR="00406A84" w:rsidDel="006674D8">
          <w:rPr>
            <w:rFonts w:ascii="Arial" w:hAnsi="Arial" w:cs="Arial"/>
            <w:color w:val="000000"/>
            <w:sz w:val="20"/>
            <w:szCs w:val="20"/>
            <w:shd w:val="clear" w:color="auto" w:fill="FFFFFF"/>
            <w:lang w:val="en-US"/>
          </w:rPr>
          <w:delText xml:space="preserve">is out of the scope. </w:delText>
        </w:r>
      </w:del>
      <w:ins w:id="241" w:author="Shaman, Jeffrey L." w:date="2023-08-25T13:13:00Z">
        <w:r w:rsidR="006674D8">
          <w:rPr>
            <w:rFonts w:ascii="Arial" w:hAnsi="Arial" w:cs="Arial"/>
            <w:color w:val="000000"/>
            <w:sz w:val="20"/>
            <w:szCs w:val="20"/>
            <w:shd w:val="clear" w:color="auto" w:fill="FFFFFF"/>
            <w:lang w:val="en-US"/>
          </w:rPr>
          <w:t>is beyond the scop</w:t>
        </w:r>
      </w:ins>
      <w:ins w:id="242" w:author="Shaman, Jeffrey L." w:date="2023-08-25T13:14:00Z">
        <w:r w:rsidR="006674D8">
          <w:rPr>
            <w:rFonts w:ascii="Arial" w:hAnsi="Arial" w:cs="Arial"/>
            <w:color w:val="000000"/>
            <w:sz w:val="20"/>
            <w:szCs w:val="20"/>
            <w:shd w:val="clear" w:color="auto" w:fill="FFFFFF"/>
            <w:lang w:val="en-US"/>
          </w:rPr>
          <w:t>e of the current work.</w:t>
        </w:r>
      </w:ins>
      <w:ins w:id="243" w:author="Shaman, Jeffrey L." w:date="2023-08-25T13:17:00Z">
        <w:r w:rsidR="003477F4">
          <w:rPr>
            <w:rFonts w:ascii="Arial" w:hAnsi="Arial" w:cs="Arial"/>
            <w:color w:val="000000"/>
            <w:sz w:val="20"/>
            <w:szCs w:val="20"/>
            <w:shd w:val="clear" w:color="auto" w:fill="FFFFFF"/>
            <w:lang w:val="en-US"/>
          </w:rPr>
          <w:t xml:space="preserve">  </w:t>
        </w:r>
        <w:commentRangeStart w:id="244"/>
        <w:commentRangeStart w:id="245"/>
        <w:r w:rsidR="003477F4" w:rsidRPr="00866EC5">
          <w:rPr>
            <w:rFonts w:ascii="Arial" w:hAnsi="Arial" w:cs="Arial"/>
            <w:color w:val="000000"/>
            <w:sz w:val="20"/>
            <w:szCs w:val="20"/>
            <w:shd w:val="clear" w:color="auto" w:fill="FFFFFF"/>
            <w:lang w:val="en-US"/>
            <w:rPrChange w:id="246" w:author="Cascante Vega, Jaime E." w:date="2023-08-26T14:21:00Z">
              <w:rPr>
                <w:rFonts w:ascii="Arial" w:hAnsi="Arial" w:cs="Arial"/>
                <w:b/>
                <w:bCs/>
                <w:i/>
                <w:iCs/>
                <w:color w:val="000000"/>
                <w:sz w:val="20"/>
                <w:szCs w:val="20"/>
                <w:shd w:val="clear" w:color="auto" w:fill="FFFFFF"/>
                <w:lang w:val="en-US"/>
              </w:rPr>
            </w:rPrChange>
          </w:rPr>
          <w:t>We now discuss these issues in the revised manuscript</w:t>
        </w:r>
      </w:ins>
      <w:ins w:id="247" w:author="Cascante Vega, Jaime E." w:date="2023-08-26T14:21:00Z">
        <w:r w:rsidR="00FA79AE" w:rsidRPr="00866EC5">
          <w:rPr>
            <w:rFonts w:ascii="Arial" w:hAnsi="Arial" w:cs="Arial"/>
            <w:color w:val="000000"/>
            <w:sz w:val="20"/>
            <w:szCs w:val="20"/>
            <w:shd w:val="clear" w:color="auto" w:fill="FFFFFF"/>
            <w:lang w:val="en-US"/>
            <w:rPrChange w:id="248" w:author="Cascante Vega, Jaime E." w:date="2023-08-26T14:21:00Z">
              <w:rPr>
                <w:rFonts w:ascii="Arial" w:hAnsi="Arial" w:cs="Arial"/>
                <w:b/>
                <w:bCs/>
                <w:i/>
                <w:iCs/>
                <w:color w:val="000000"/>
                <w:sz w:val="20"/>
                <w:szCs w:val="20"/>
                <w:shd w:val="clear" w:color="auto" w:fill="FFFFFF"/>
                <w:lang w:val="en-US"/>
              </w:rPr>
            </w:rPrChange>
          </w:rPr>
          <w:t xml:space="preserve"> in the 5th paragraph of the discussion</w:t>
        </w:r>
        <w:r w:rsidR="00FA79AE" w:rsidRPr="00866EC5">
          <w:rPr>
            <w:rFonts w:ascii="Arial" w:hAnsi="Arial" w:cs="Arial"/>
            <w:color w:val="000000"/>
            <w:sz w:val="20"/>
            <w:szCs w:val="20"/>
            <w:shd w:val="clear" w:color="auto" w:fill="FFFFFF"/>
            <w:lang w:val="en-US"/>
          </w:rPr>
          <w:t>: "</w:t>
        </w:r>
      </w:ins>
      <w:ins w:id="249" w:author="Cascante Vega, Jaime E." w:date="2023-08-26T14:24:00Z">
        <w:r w:rsidR="000B3051">
          <w:rPr>
            <w:rFonts w:ascii="Arial" w:eastAsiaTheme="minorEastAsia" w:hAnsi="Arial" w:cs="Arial"/>
            <w:color w:val="000000"/>
            <w:sz w:val="20"/>
            <w:szCs w:val="20"/>
            <w:lang w:val="en-GB"/>
          </w:rPr>
          <w:t>S</w:t>
        </w:r>
      </w:ins>
      <w:ins w:id="250" w:author="Cascante Vega, Jaime E." w:date="2023-08-26T14:21:00Z">
        <w:r w:rsidR="00FA79AE" w:rsidRPr="00866EC5">
          <w:rPr>
            <w:rFonts w:ascii="Arial" w:eastAsiaTheme="minorEastAsia" w:hAnsi="Arial" w:cs="Arial"/>
            <w:color w:val="000000"/>
            <w:sz w:val="20"/>
            <w:szCs w:val="20"/>
            <w:lang w:val="en-GB"/>
          </w:rPr>
          <w:t>tratification of the IMD incidence dataset by age, serogroup and vaccination status could support a finer analysis of the proposed hypothesis and more detailed modeling</w:t>
        </w:r>
        <w:r w:rsidR="00FA79AE" w:rsidRPr="00866EC5">
          <w:rPr>
            <w:rFonts w:ascii="Arial" w:eastAsiaTheme="minorEastAsia" w:hAnsi="Arial" w:cs="Arial"/>
            <w:color w:val="000000"/>
            <w:sz w:val="20"/>
            <w:szCs w:val="20"/>
            <w:lang w:val="en-GB"/>
          </w:rPr>
          <w:t>"</w:t>
        </w:r>
      </w:ins>
      <w:ins w:id="251" w:author="Shaman, Jeffrey L." w:date="2023-08-25T13:18:00Z">
        <w:del w:id="252" w:author="Cascante Vega, Jaime E." w:date="2023-08-26T14:21:00Z">
          <w:r w:rsidR="003477F4" w:rsidRPr="00866EC5" w:rsidDel="00FA79AE">
            <w:rPr>
              <w:rFonts w:ascii="Arial" w:hAnsi="Arial" w:cs="Arial"/>
              <w:color w:val="000000"/>
              <w:sz w:val="20"/>
              <w:szCs w:val="20"/>
              <w:shd w:val="clear" w:color="auto" w:fill="FFFFFF"/>
              <w:lang w:val="en-US"/>
            </w:rPr>
            <w:delText>.</w:delText>
          </w:r>
        </w:del>
      </w:ins>
      <w:commentRangeEnd w:id="244"/>
      <w:ins w:id="253" w:author="Shaman, Jeffrey L." w:date="2023-08-25T13:19:00Z">
        <w:r w:rsidR="003477F4" w:rsidRPr="00866EC5">
          <w:rPr>
            <w:rStyle w:val="CommentReference"/>
          </w:rPr>
          <w:commentReference w:id="244"/>
        </w:r>
      </w:ins>
      <w:commentRangeEnd w:id="245"/>
      <w:r w:rsidR="00866EC5" w:rsidRPr="00866EC5">
        <w:rPr>
          <w:rStyle w:val="CommentReference"/>
        </w:rPr>
        <w:commentReference w:id="245"/>
      </w:r>
    </w:p>
    <w:p w14:paraId="287FC5E4" w14:textId="77777777" w:rsidR="00D835CC" w:rsidRDefault="00D835CC" w:rsidP="009874C3">
      <w:pPr>
        <w:spacing w:line="360" w:lineRule="auto"/>
        <w:rPr>
          <w:rFonts w:ascii="Arial" w:hAnsi="Arial" w:cs="Arial"/>
          <w:color w:val="000000"/>
          <w:sz w:val="20"/>
          <w:szCs w:val="20"/>
          <w:shd w:val="clear" w:color="auto" w:fill="FFFFFF"/>
        </w:rPr>
      </w:pPr>
    </w:p>
    <w:p w14:paraId="78272200" w14:textId="0EDC34EB" w:rsidR="00ED3490" w:rsidRDefault="00ED3490" w:rsidP="009874C3">
      <w:pPr>
        <w:spacing w:line="360" w:lineRule="auto"/>
        <w:rPr>
          <w:rFonts w:ascii="Arial" w:hAnsi="Arial" w:cs="Arial"/>
          <w:i/>
          <w:iCs/>
          <w:color w:val="808080" w:themeColor="background1" w:themeShade="80"/>
          <w:sz w:val="20"/>
          <w:szCs w:val="20"/>
          <w:lang w:val="en-US"/>
        </w:rPr>
      </w:pPr>
      <w:r>
        <w:rPr>
          <w:rFonts w:ascii="Arial" w:hAnsi="Arial" w:cs="Arial"/>
          <w:i/>
          <w:iCs/>
          <w:color w:val="808080" w:themeColor="background1" w:themeShade="80"/>
          <w:sz w:val="20"/>
          <w:szCs w:val="20"/>
          <w:lang w:val="en-US"/>
        </w:rPr>
        <w:lastRenderedPageBreak/>
        <w:t>Performance on 'outliers'</w:t>
      </w:r>
      <w:r w:rsidR="00A468D1">
        <w:rPr>
          <w:rFonts w:ascii="Arial" w:hAnsi="Arial" w:cs="Arial"/>
          <w:i/>
          <w:iCs/>
          <w:color w:val="808080" w:themeColor="background1" w:themeShade="80"/>
          <w:sz w:val="20"/>
          <w:szCs w:val="20"/>
          <w:lang w:val="en-US"/>
        </w:rPr>
        <w:t xml:space="preserve"> </w:t>
      </w:r>
      <w:r w:rsidR="00A468D1">
        <w:rPr>
          <w:rFonts w:ascii="Arial" w:hAnsi="Arial" w:cs="Arial"/>
          <w:i/>
          <w:iCs/>
          <w:color w:val="FF0000"/>
          <w:sz w:val="20"/>
          <w:szCs w:val="20"/>
          <w:lang w:val="en-US"/>
        </w:rPr>
        <w:t>DONE</w:t>
      </w:r>
    </w:p>
    <w:p w14:paraId="19770300" w14:textId="110777FB" w:rsidR="00ED3490" w:rsidRDefault="001D7507" w:rsidP="009874C3">
      <w:pPr>
        <w:spacing w:line="360" w:lineRule="auto"/>
        <w:rPr>
          <w:rFonts w:ascii="Arial" w:hAnsi="Arial" w:cs="Arial"/>
          <w:color w:val="000000"/>
          <w:sz w:val="20"/>
          <w:szCs w:val="20"/>
          <w:shd w:val="clear" w:color="auto" w:fill="FFFFFF"/>
        </w:rPr>
      </w:pPr>
      <w:r w:rsidRPr="001D7507">
        <w:rPr>
          <w:rFonts w:ascii="Arial" w:hAnsi="Arial" w:cs="Arial"/>
          <w:color w:val="000000"/>
          <w:sz w:val="20"/>
          <w:szCs w:val="20"/>
          <w:shd w:val="clear" w:color="auto" w:fill="FFFFFF"/>
        </w:rPr>
        <w:t xml:space="preserve">Extreme incidences like in 2008-2010 are poorly </w:t>
      </w:r>
      <w:r w:rsidR="007F6DFD">
        <w:rPr>
          <w:rFonts w:ascii="Arial" w:hAnsi="Arial" w:cs="Arial"/>
          <w:color w:val="000000"/>
          <w:sz w:val="20"/>
          <w:szCs w:val="20"/>
          <w:shd w:val="clear" w:color="auto" w:fill="FFFFFF"/>
        </w:rPr>
        <w:t>modeled</w:t>
      </w:r>
      <w:r w:rsidRPr="001D7507">
        <w:rPr>
          <w:rFonts w:ascii="Arial" w:hAnsi="Arial" w:cs="Arial"/>
          <w:color w:val="000000"/>
          <w:sz w:val="20"/>
          <w:szCs w:val="20"/>
          <w:shd w:val="clear" w:color="auto" w:fill="FFFFFF"/>
        </w:rPr>
        <w:t xml:space="preserve">. This may be explained by one major limitation of the work (recognized by the authors): the fact that the trends in influenza incidences are not included. On the same vein, it appears simplistic not to include strain evaluations or serogroup distributions in the </w:t>
      </w:r>
      <w:r w:rsidR="007F6DFD">
        <w:rPr>
          <w:rFonts w:ascii="Arial" w:hAnsi="Arial" w:cs="Arial"/>
          <w:color w:val="000000"/>
          <w:sz w:val="20"/>
          <w:szCs w:val="20"/>
          <w:shd w:val="clear" w:color="auto" w:fill="FFFFFF"/>
        </w:rPr>
        <w:t>modeling</w:t>
      </w:r>
      <w:r w:rsidRPr="001D7507">
        <w:rPr>
          <w:rFonts w:ascii="Arial" w:hAnsi="Arial" w:cs="Arial"/>
          <w:color w:val="000000"/>
          <w:sz w:val="20"/>
          <w:szCs w:val="20"/>
          <w:shd w:val="clear" w:color="auto" w:fill="FFFFFF"/>
        </w:rPr>
        <w:t xml:space="preserve"> effort.</w:t>
      </w:r>
      <w:r w:rsidR="009343D1">
        <w:rPr>
          <w:rFonts w:ascii="Arial" w:hAnsi="Arial" w:cs="Arial"/>
          <w:color w:val="000000"/>
          <w:sz w:val="20"/>
          <w:szCs w:val="20"/>
          <w:shd w:val="clear" w:color="auto" w:fill="FFFFFF"/>
        </w:rPr>
        <w:br/>
      </w:r>
    </w:p>
    <w:p w14:paraId="728BAADD" w14:textId="77777777" w:rsidR="00E118BB" w:rsidRDefault="009343D1" w:rsidP="009874C3">
      <w:pPr>
        <w:spacing w:line="360" w:lineRule="auto"/>
        <w:rPr>
          <w:rFonts w:ascii="Arial" w:hAnsi="Arial" w:cs="Arial"/>
          <w:color w:val="FF0000"/>
          <w:sz w:val="20"/>
          <w:szCs w:val="20"/>
          <w:shd w:val="clear" w:color="auto" w:fill="FFFFFF"/>
        </w:rPr>
      </w:pPr>
      <w:r w:rsidRPr="009343D1">
        <w:rPr>
          <w:rFonts w:ascii="Arial" w:hAnsi="Arial" w:cs="Arial"/>
          <w:i/>
          <w:iCs/>
          <w:color w:val="FF0000"/>
          <w:sz w:val="20"/>
          <w:szCs w:val="20"/>
          <w:shd w:val="clear" w:color="auto" w:fill="FFFFFF"/>
        </w:rPr>
        <w:t>Answer:</w:t>
      </w:r>
    </w:p>
    <w:p w14:paraId="620749A4" w14:textId="6A3F4DE4" w:rsidR="00E118BB" w:rsidRPr="009D573E" w:rsidRDefault="009343D1" w:rsidP="00E118BB">
      <w:pPr>
        <w:spacing w:line="360" w:lineRule="auto"/>
        <w:rPr>
          <w:rFonts w:ascii="Arial" w:hAnsi="Arial" w:cs="Arial"/>
          <w:color w:val="000000"/>
          <w:sz w:val="20"/>
          <w:szCs w:val="20"/>
          <w:shd w:val="clear" w:color="auto" w:fill="FFFFFF"/>
          <w:lang w:val="en-US"/>
        </w:rPr>
      </w:pPr>
      <w:r w:rsidRPr="009343D1">
        <w:rPr>
          <w:rFonts w:ascii="Arial" w:hAnsi="Arial" w:cs="Arial"/>
          <w:color w:val="000000"/>
          <w:sz w:val="20"/>
          <w:szCs w:val="20"/>
          <w:shd w:val="clear" w:color="auto" w:fill="FFFFFF"/>
        </w:rPr>
        <w:t>Previous research</w:t>
      </w:r>
      <w:del w:id="254" w:author="Shaman, Jeffrey L." w:date="2023-08-25T13:14:00Z">
        <w:r w:rsidR="00513765" w:rsidDel="003477F4">
          <w:rPr>
            <w:rFonts w:ascii="Arial" w:hAnsi="Arial" w:cs="Arial"/>
            <w:color w:val="000000"/>
            <w:sz w:val="20"/>
            <w:szCs w:val="20"/>
            <w:shd w:val="clear" w:color="auto" w:fill="FFFFFF"/>
            <w:lang w:val="en-US"/>
          </w:rPr>
          <w:delText>, cited</w:delText>
        </w:r>
        <w:r w:rsidR="000C1D59" w:rsidDel="003477F4">
          <w:rPr>
            <w:rFonts w:ascii="Arial" w:hAnsi="Arial" w:cs="Arial"/>
            <w:color w:val="000000"/>
            <w:sz w:val="20"/>
            <w:szCs w:val="20"/>
            <w:shd w:val="clear" w:color="auto" w:fill="FFFFFF"/>
            <w:lang w:val="en-US"/>
          </w:rPr>
          <w:delText xml:space="preserve"> in</w:delText>
        </w:r>
        <w:r w:rsidR="0074117B" w:rsidDel="003477F4">
          <w:rPr>
            <w:rFonts w:ascii="Arial" w:hAnsi="Arial" w:cs="Arial"/>
            <w:color w:val="000000"/>
            <w:sz w:val="20"/>
            <w:szCs w:val="20"/>
            <w:shd w:val="clear" w:color="auto" w:fill="FFFFFF"/>
            <w:lang w:val="en-US"/>
          </w:rPr>
          <w:delText xml:space="preserve"> </w:delText>
        </w:r>
      </w:del>
      <w:ins w:id="255" w:author="Shaman, Jeffrey L." w:date="2023-08-25T13:14:00Z">
        <w:r w:rsidR="003477F4">
          <w:rPr>
            <w:rFonts w:ascii="Arial" w:hAnsi="Arial" w:cs="Arial"/>
            <w:color w:val="000000"/>
            <w:sz w:val="20"/>
            <w:szCs w:val="20"/>
            <w:shd w:val="clear" w:color="auto" w:fill="FFFFFF"/>
            <w:lang w:val="en-US"/>
          </w:rPr>
          <w:t xml:space="preserve"> (see </w:t>
        </w:r>
      </w:ins>
      <w:r w:rsidR="0074117B">
        <w:rPr>
          <w:rFonts w:ascii="Arial" w:hAnsi="Arial" w:cs="Arial"/>
          <w:color w:val="000000"/>
          <w:sz w:val="20"/>
          <w:szCs w:val="20"/>
          <w:shd w:val="clear" w:color="auto" w:fill="FFFFFF"/>
          <w:lang w:val="en-US"/>
        </w:rPr>
        <w:t>the 5th paragraph of the di</w:t>
      </w:r>
      <w:ins w:id="256" w:author="Shaman, Jeffrey L." w:date="2023-08-25T13:14:00Z">
        <w:r w:rsidR="003477F4">
          <w:rPr>
            <w:rFonts w:ascii="Arial" w:hAnsi="Arial" w:cs="Arial"/>
            <w:color w:val="000000"/>
            <w:sz w:val="20"/>
            <w:szCs w:val="20"/>
            <w:shd w:val="clear" w:color="auto" w:fill="FFFFFF"/>
            <w:lang w:val="en-US"/>
          </w:rPr>
          <w:t>s</w:t>
        </w:r>
      </w:ins>
      <w:r w:rsidR="0074117B">
        <w:rPr>
          <w:rFonts w:ascii="Arial" w:hAnsi="Arial" w:cs="Arial"/>
          <w:color w:val="000000"/>
          <w:sz w:val="20"/>
          <w:szCs w:val="20"/>
          <w:shd w:val="clear" w:color="auto" w:fill="FFFFFF"/>
          <w:lang w:val="en-US"/>
        </w:rPr>
        <w:t>cussion</w:t>
      </w:r>
      <w:del w:id="257" w:author="Shaman, Jeffrey L." w:date="2023-08-25T13:14:00Z">
        <w:r w:rsidR="000C1D59" w:rsidDel="003477F4">
          <w:rPr>
            <w:rFonts w:ascii="Arial" w:hAnsi="Arial" w:cs="Arial"/>
            <w:color w:val="000000"/>
            <w:sz w:val="20"/>
            <w:szCs w:val="20"/>
            <w:shd w:val="clear" w:color="auto" w:fill="FFFFFF"/>
            <w:lang w:val="en-US"/>
          </w:rPr>
          <w:delText xml:space="preserve"> </w:delText>
        </w:r>
      </w:del>
      <w:ins w:id="258" w:author="Shaman, Jeffrey L." w:date="2023-08-25T13:14:00Z">
        <w:r w:rsidR="003477F4">
          <w:rPr>
            <w:rFonts w:ascii="Arial" w:hAnsi="Arial" w:cs="Arial"/>
            <w:color w:val="000000"/>
            <w:sz w:val="20"/>
            <w:szCs w:val="20"/>
            <w:shd w:val="clear" w:color="auto" w:fill="FFFFFF"/>
            <w:lang w:val="en-US"/>
          </w:rPr>
          <w:t>)</w:t>
        </w:r>
      </w:ins>
      <w:del w:id="259" w:author="Shaman, Jeffrey L." w:date="2023-08-25T13:14:00Z">
        <w:r w:rsidR="00513765" w:rsidDel="003477F4">
          <w:rPr>
            <w:rFonts w:ascii="Arial" w:hAnsi="Arial" w:cs="Arial"/>
            <w:color w:val="000000"/>
            <w:sz w:val="20"/>
            <w:szCs w:val="20"/>
            <w:shd w:val="clear" w:color="auto" w:fill="FFFFFF"/>
            <w:lang w:val="en-US"/>
          </w:rPr>
          <w:delText>,</w:delText>
        </w:r>
      </w:del>
      <w:r w:rsidRPr="009343D1">
        <w:rPr>
          <w:rFonts w:ascii="Arial" w:hAnsi="Arial" w:cs="Arial"/>
          <w:color w:val="000000"/>
          <w:sz w:val="20"/>
          <w:szCs w:val="20"/>
          <w:shd w:val="clear" w:color="auto" w:fill="FFFFFF"/>
        </w:rPr>
        <w:t xml:space="preserve"> used purely statistical methods and showed correlations between influenza-like illness and hospitalizations of IMD</w:t>
      </w:r>
      <w:del w:id="260" w:author="Cascante Vega, Jaime E." w:date="2023-08-26T14:50:00Z">
        <w:r w:rsidRPr="009343D1" w:rsidDel="009D5B8A">
          <w:rPr>
            <w:rFonts w:ascii="Arial" w:hAnsi="Arial" w:cs="Arial"/>
            <w:color w:val="000000"/>
            <w:sz w:val="20"/>
            <w:szCs w:val="20"/>
            <w:shd w:val="clear" w:color="auto" w:fill="FFFFFF"/>
          </w:rPr>
          <w:delText xml:space="preserve"> (https://pubmed.ncbi.nlm.nih.gov/25265409/)</w:delText>
        </w:r>
      </w:del>
      <w:r w:rsidR="009D5B8A">
        <w:rPr>
          <w:rFonts w:ascii="Arial" w:hAnsi="Arial" w:cs="Arial"/>
          <w:color w:val="000000"/>
          <w:sz w:val="20"/>
          <w:szCs w:val="20"/>
          <w:shd w:val="clear" w:color="auto" w:fill="FFFFFF"/>
          <w:lang w:val="en-US"/>
        </w:rPr>
        <w:fldChar w:fldCharType="begin"/>
      </w:r>
      <w:r w:rsidR="009D5B8A">
        <w:rPr>
          <w:rFonts w:ascii="Arial" w:hAnsi="Arial" w:cs="Arial"/>
          <w:color w:val="000000"/>
          <w:sz w:val="20"/>
          <w:szCs w:val="20"/>
          <w:shd w:val="clear" w:color="auto" w:fill="FFFFFF"/>
          <w:lang w:val="en-US"/>
        </w:rPr>
        <w:instrText xml:space="preserve"> ADDIN ZOTERO_ITEM CSL_CITATION {"citationID":"a6VCVqHm","properties":{"formattedCitation":"\\super 9\\nosupersub{}","plainCitation":"9","noteIndex":0},"citationItems":[{"id":411,"uris":["http://zotero.org/users/9551388/items/7SWAV83J"],"itemData":{"id":411,"type":"article-journal","abstract":"Importance and Objective: Prior influenza infection is a risk factor for invasive meningococcal disease. Quantifying the fraction of meningococcal disease attributable to influenza could improve understanding of viral-bacterial interaction and indicate additional health benefits to influenza immunization.","container-title":"PLoS ONE","DOI":"10.1371/journal.pone.0107486","ISSN":"1932-6203","issue":"9","journalAbbreviation":"PLoS ONE","language":"en","page":"e107486","source":"DOI.org (Crossref)","title":"The Association of Meningococcal Disease with Influenza in the United States, 1989–2009","volume":"9","author":[{"family":"Jacobs","given":"Jessica Hartman"},{"family":"Viboud","given":"Cécile"},{"family":"Tchetgen","given":"Eric Tchetgen"},{"family":"Schwartz","given":"Joel"},{"family":"Steiner","given":"Claudia"},{"family":"Simonsen","given":"Lone"},{"family":"Lipsitch","given":"Marc"}],"editor":[{"family":"Trotter","given":"Caroline L."}],"issued":{"date-parts":[["2014",9,29]]}}}],"schema":"https://github.com/citation-style-language/schema/raw/master/csl-citation.json"} </w:instrText>
      </w:r>
      <w:r w:rsidR="009D5B8A">
        <w:rPr>
          <w:rFonts w:ascii="Arial" w:hAnsi="Arial" w:cs="Arial"/>
          <w:color w:val="000000"/>
          <w:sz w:val="20"/>
          <w:szCs w:val="20"/>
          <w:shd w:val="clear" w:color="auto" w:fill="FFFFFF"/>
          <w:lang w:val="en-US"/>
        </w:rPr>
        <w:fldChar w:fldCharType="separate"/>
      </w:r>
      <w:r w:rsidR="009D5B8A" w:rsidRPr="009D5B8A">
        <w:rPr>
          <w:rFonts w:ascii="Arial" w:hAnsi="Arial" w:cs="Arial"/>
          <w:color w:val="000000"/>
          <w:kern w:val="0"/>
          <w:sz w:val="20"/>
          <w:vertAlign w:val="superscript"/>
          <w:lang w:val="en-GB"/>
        </w:rPr>
        <w:t>9</w:t>
      </w:r>
      <w:r w:rsidR="009D5B8A">
        <w:rPr>
          <w:rFonts w:ascii="Arial" w:hAnsi="Arial" w:cs="Arial"/>
          <w:color w:val="000000"/>
          <w:sz w:val="20"/>
          <w:szCs w:val="20"/>
          <w:shd w:val="clear" w:color="auto" w:fill="FFFFFF"/>
          <w:lang w:val="en-US"/>
        </w:rPr>
        <w:fldChar w:fldCharType="end"/>
      </w:r>
      <w:r w:rsidRPr="009343D1">
        <w:rPr>
          <w:rFonts w:ascii="Arial" w:hAnsi="Arial" w:cs="Arial"/>
          <w:color w:val="000000"/>
          <w:sz w:val="20"/>
          <w:szCs w:val="20"/>
          <w:shd w:val="clear" w:color="auto" w:fill="FFFFFF"/>
        </w:rPr>
        <w:t xml:space="preserve">. This </w:t>
      </w:r>
      <w:del w:id="261" w:author="Shaman, Jeffrey L." w:date="2023-08-25T13:15:00Z">
        <w:r w:rsidRPr="009343D1" w:rsidDel="003477F4">
          <w:rPr>
            <w:rFonts w:ascii="Arial" w:hAnsi="Arial" w:cs="Arial"/>
            <w:color w:val="000000"/>
            <w:sz w:val="20"/>
            <w:szCs w:val="20"/>
            <w:shd w:val="clear" w:color="auto" w:fill="FFFFFF"/>
          </w:rPr>
          <w:delText>made us</w:delText>
        </w:r>
      </w:del>
      <w:ins w:id="262" w:author="Shaman, Jeffrey L." w:date="2023-08-25T13:15:00Z">
        <w:r w:rsidR="003477F4">
          <w:rPr>
            <w:rFonts w:ascii="Arial" w:hAnsi="Arial" w:cs="Arial"/>
            <w:color w:val="000000"/>
            <w:sz w:val="20"/>
            <w:szCs w:val="20"/>
            <w:shd w:val="clear" w:color="auto" w:fill="FFFFFF"/>
            <w:lang w:val="en-US"/>
          </w:rPr>
          <w:t>led us to</w:t>
        </w:r>
      </w:ins>
      <w:r w:rsidRPr="009343D1">
        <w:rPr>
          <w:rFonts w:ascii="Arial" w:hAnsi="Arial" w:cs="Arial"/>
          <w:color w:val="000000"/>
          <w:sz w:val="20"/>
          <w:szCs w:val="20"/>
          <w:shd w:val="clear" w:color="auto" w:fill="FFFFFF"/>
        </w:rPr>
        <w:t xml:space="preserve"> hypothesize </w:t>
      </w:r>
      <w:r w:rsidR="0001382E">
        <w:rPr>
          <w:rFonts w:ascii="Arial" w:hAnsi="Arial" w:cs="Arial"/>
          <w:color w:val="000000"/>
          <w:sz w:val="20"/>
          <w:szCs w:val="20"/>
          <w:shd w:val="clear" w:color="auto" w:fill="FFFFFF"/>
          <w:lang w:val="en-US"/>
        </w:rPr>
        <w:t xml:space="preserve">that </w:t>
      </w:r>
      <w:del w:id="263" w:author="Shaman, Jeffrey L." w:date="2023-08-25T13:15:00Z">
        <w:r w:rsidRPr="009343D1" w:rsidDel="003477F4">
          <w:rPr>
            <w:rFonts w:ascii="Arial" w:hAnsi="Arial" w:cs="Arial"/>
            <w:color w:val="000000"/>
            <w:sz w:val="20"/>
            <w:szCs w:val="20"/>
            <w:shd w:val="clear" w:color="auto" w:fill="FFFFFF"/>
          </w:rPr>
          <w:delText xml:space="preserve">previous </w:delText>
        </w:r>
      </w:del>
      <w:ins w:id="264" w:author="Shaman, Jeffrey L." w:date="2023-08-25T13:15:00Z">
        <w:r w:rsidR="003477F4">
          <w:rPr>
            <w:rFonts w:ascii="Arial" w:hAnsi="Arial" w:cs="Arial"/>
            <w:color w:val="000000"/>
            <w:sz w:val="20"/>
            <w:szCs w:val="20"/>
            <w:shd w:val="clear" w:color="auto" w:fill="FFFFFF"/>
            <w:lang w:val="en-US"/>
          </w:rPr>
          <w:t>prior</w:t>
        </w:r>
        <w:r w:rsidR="003477F4" w:rsidRPr="009343D1">
          <w:rPr>
            <w:rFonts w:ascii="Arial" w:hAnsi="Arial" w:cs="Arial"/>
            <w:color w:val="000000"/>
            <w:sz w:val="20"/>
            <w:szCs w:val="20"/>
            <w:shd w:val="clear" w:color="auto" w:fill="FFFFFF"/>
          </w:rPr>
          <w:t xml:space="preserve"> </w:t>
        </w:r>
      </w:ins>
      <w:r w:rsidRPr="009343D1">
        <w:rPr>
          <w:rFonts w:ascii="Arial" w:hAnsi="Arial" w:cs="Arial"/>
          <w:color w:val="000000"/>
          <w:sz w:val="20"/>
          <w:szCs w:val="20"/>
          <w:shd w:val="clear" w:color="auto" w:fill="FFFFFF"/>
        </w:rPr>
        <w:t>exposure to influenza could increase the likelihood of infection</w:t>
      </w:r>
      <w:r w:rsidR="0001382E">
        <w:rPr>
          <w:rFonts w:ascii="Arial" w:hAnsi="Arial" w:cs="Arial"/>
          <w:color w:val="000000"/>
          <w:sz w:val="20"/>
          <w:szCs w:val="20"/>
          <w:shd w:val="clear" w:color="auto" w:fill="FFFFFF"/>
          <w:lang w:val="en-US"/>
        </w:rPr>
        <w:t>,</w:t>
      </w:r>
      <w:r w:rsidRPr="009343D1">
        <w:rPr>
          <w:rFonts w:ascii="Arial" w:hAnsi="Arial" w:cs="Arial"/>
          <w:color w:val="000000"/>
          <w:sz w:val="20"/>
          <w:szCs w:val="20"/>
          <w:shd w:val="clear" w:color="auto" w:fill="FFFFFF"/>
        </w:rPr>
        <w:t xml:space="preserve"> given colonization. </w:t>
      </w:r>
      <w:del w:id="265" w:author="Shaman, Jeffrey L." w:date="2023-08-25T13:15:00Z">
        <w:r w:rsidRPr="009343D1" w:rsidDel="003477F4">
          <w:rPr>
            <w:rFonts w:ascii="Arial" w:hAnsi="Arial" w:cs="Arial"/>
            <w:color w:val="000000"/>
            <w:sz w:val="20"/>
            <w:szCs w:val="20"/>
            <w:shd w:val="clear" w:color="auto" w:fill="FFFFFF"/>
          </w:rPr>
          <w:delText>And is perhaps one of the reasons</w:delText>
        </w:r>
      </w:del>
      <w:ins w:id="266" w:author="Shaman, Jeffrey L." w:date="2023-08-25T13:15:00Z">
        <w:r w:rsidR="003477F4">
          <w:rPr>
            <w:rFonts w:ascii="Arial" w:hAnsi="Arial" w:cs="Arial"/>
            <w:color w:val="000000"/>
            <w:sz w:val="20"/>
            <w:szCs w:val="20"/>
            <w:shd w:val="clear" w:color="auto" w:fill="FFFFFF"/>
            <w:lang w:val="en-US"/>
          </w:rPr>
          <w:t>This reasoning may also explain why</w:t>
        </w:r>
      </w:ins>
      <w:r w:rsidRPr="009343D1">
        <w:rPr>
          <w:rFonts w:ascii="Arial" w:hAnsi="Arial" w:cs="Arial"/>
          <w:color w:val="000000"/>
          <w:sz w:val="20"/>
          <w:szCs w:val="20"/>
          <w:shd w:val="clear" w:color="auto" w:fill="FFFFFF"/>
        </w:rPr>
        <w:t xml:space="preserve"> </w:t>
      </w:r>
      <w:del w:id="267" w:author="Shaman, Jeffrey L." w:date="2023-08-25T13:16:00Z">
        <w:r w:rsidRPr="009343D1" w:rsidDel="003477F4">
          <w:rPr>
            <w:rFonts w:ascii="Arial" w:hAnsi="Arial" w:cs="Arial"/>
            <w:color w:val="000000"/>
            <w:sz w:val="20"/>
            <w:szCs w:val="20"/>
            <w:shd w:val="clear" w:color="auto" w:fill="FFFFFF"/>
          </w:rPr>
          <w:delText xml:space="preserve">that </w:delText>
        </w:r>
      </w:del>
      <w:r w:rsidRPr="009343D1">
        <w:rPr>
          <w:rFonts w:ascii="Arial" w:hAnsi="Arial" w:cs="Arial"/>
          <w:color w:val="000000"/>
          <w:sz w:val="20"/>
          <w:szCs w:val="20"/>
          <w:shd w:val="clear" w:color="auto" w:fill="FFFFFF"/>
        </w:rPr>
        <w:t>a time-varying likelihood of infection</w:t>
      </w:r>
      <w:r w:rsidR="00E118BB">
        <w:rPr>
          <w:rFonts w:ascii="Arial" w:hAnsi="Arial" w:cs="Arial"/>
          <w:color w:val="000000"/>
          <w:sz w:val="20"/>
          <w:szCs w:val="20"/>
          <w:shd w:val="clear" w:color="auto" w:fill="FFFFFF"/>
          <w:lang w:val="en-US"/>
        </w:rPr>
        <w:t xml:space="preserve"> in our model</w:t>
      </w:r>
      <w:ins w:id="268" w:author="Shaman, Jeffrey L." w:date="2023-08-25T13:16:00Z">
        <w:r w:rsidR="003477F4">
          <w:rPr>
            <w:rFonts w:ascii="Arial" w:hAnsi="Arial" w:cs="Arial"/>
            <w:color w:val="000000"/>
            <w:sz w:val="20"/>
            <w:szCs w:val="20"/>
            <w:shd w:val="clear" w:color="auto" w:fill="FFFFFF"/>
            <w:lang w:val="en-US"/>
          </w:rPr>
          <w:t xml:space="preserve"> better</w:t>
        </w:r>
      </w:ins>
      <w:r w:rsidRPr="009343D1">
        <w:rPr>
          <w:rFonts w:ascii="Arial" w:hAnsi="Arial" w:cs="Arial"/>
          <w:color w:val="000000"/>
          <w:sz w:val="20"/>
          <w:szCs w:val="20"/>
          <w:shd w:val="clear" w:color="auto" w:fill="FFFFFF"/>
        </w:rPr>
        <w:t xml:space="preserve"> explains the data</w:t>
      </w:r>
      <w:del w:id="269" w:author="Shaman, Jeffrey L." w:date="2023-08-25T13:16:00Z">
        <w:r w:rsidRPr="009343D1" w:rsidDel="003477F4">
          <w:rPr>
            <w:rFonts w:ascii="Arial" w:hAnsi="Arial" w:cs="Arial"/>
            <w:color w:val="000000"/>
            <w:sz w:val="20"/>
            <w:szCs w:val="20"/>
            <w:shd w:val="clear" w:color="auto" w:fill="FFFFFF"/>
          </w:rPr>
          <w:delText xml:space="preserve"> better</w:delText>
        </w:r>
      </w:del>
      <w:r w:rsidRPr="009343D1">
        <w:rPr>
          <w:rFonts w:ascii="Arial" w:hAnsi="Arial" w:cs="Arial"/>
          <w:color w:val="000000"/>
          <w:sz w:val="20"/>
          <w:szCs w:val="20"/>
          <w:shd w:val="clear" w:color="auto" w:fill="FFFFFF"/>
        </w:rPr>
        <w:t xml:space="preserve">. This has been shown for </w:t>
      </w:r>
      <w:r w:rsidRPr="00426EDD">
        <w:rPr>
          <w:rFonts w:ascii="Arial" w:hAnsi="Arial" w:cs="Arial"/>
          <w:i/>
          <w:iCs/>
          <w:color w:val="000000"/>
          <w:sz w:val="20"/>
          <w:szCs w:val="20"/>
          <w:shd w:val="clear" w:color="auto" w:fill="FFFFFF"/>
        </w:rPr>
        <w:t>Streptococcus pneumoniae</w:t>
      </w:r>
      <w:r w:rsidRPr="009343D1">
        <w:rPr>
          <w:rFonts w:ascii="Arial" w:hAnsi="Arial" w:cs="Arial"/>
          <w:color w:val="000000"/>
          <w:sz w:val="20"/>
          <w:szCs w:val="20"/>
          <w:shd w:val="clear" w:color="auto" w:fill="FFFFFF"/>
        </w:rPr>
        <w:t xml:space="preserve"> using model-inference methods</w:t>
      </w:r>
      <w:ins w:id="270" w:author="Cascante Vega, Jaime E." w:date="2023-08-26T14:51:00Z">
        <w:r w:rsidR="009D5B8A">
          <w:rPr>
            <w:rFonts w:ascii="Arial" w:hAnsi="Arial" w:cs="Arial"/>
            <w:color w:val="000000"/>
            <w:sz w:val="20"/>
            <w:szCs w:val="20"/>
            <w:shd w:val="clear" w:color="auto" w:fill="FFFFFF"/>
            <w:lang w:val="en-US"/>
          </w:rPr>
          <w:t xml:space="preserve"> </w:t>
        </w:r>
      </w:ins>
      <w:r w:rsidR="009D5B8A">
        <w:rPr>
          <w:rFonts w:ascii="Arial" w:hAnsi="Arial" w:cs="Arial"/>
          <w:color w:val="000000"/>
          <w:sz w:val="20"/>
          <w:szCs w:val="20"/>
          <w:shd w:val="clear" w:color="auto" w:fill="FFFFFF"/>
          <w:lang w:val="en-US"/>
        </w:rPr>
        <w:fldChar w:fldCharType="begin"/>
      </w:r>
      <w:r w:rsidR="009D5B8A">
        <w:rPr>
          <w:rFonts w:ascii="Arial" w:hAnsi="Arial" w:cs="Arial"/>
          <w:color w:val="000000"/>
          <w:sz w:val="20"/>
          <w:szCs w:val="20"/>
          <w:shd w:val="clear" w:color="auto" w:fill="FFFFFF"/>
          <w:lang w:val="en-US"/>
        </w:rPr>
        <w:instrText xml:space="preserve"> ADDIN ZOTERO_ITEM CSL_CITATION {"citationID":"XCWGNCaB","properties":{"formattedCitation":"\\super 10\\nosupersub{}","plainCitation":"10","noteIndex":0},"citationItems":[{"id":1814,"uris":["http://zotero.org/users/9551388/items/Z26WEZD3"],"itemData":{"id":1814,"type":"article-journal","abstract":"Influenza virus increases susceptibility to pneumococcal pneumonia in individuals but has only a modest impact on the total population.\n          , \n            Tipping the Scales for Pathogen Interaction\n            \n              As if it weren’t bad enough to be infected by one pathogen, sometimes a primary infection can pave the way for a secondary infection as well. This has been thought to be the case with influenza virus and\n              Streptococcus pneumoniae\n              . Indeed, there are a lot of data in both humans and animal models that this does happen at the individual level. However, epidemiological studies measuring population-level effects do not reflect this observation. Now, Shrestha\n              et al.\n              use mathematical modeling of weekly incidence reports to reconcile these two seemingly disparate observations.\n            \n            The authors constructed a mechanistic transmission model within a likelihood-based inference framework and characterized the timing, nature, and magnitude of the interaction between influenza virus and pneumococcal pneumonia. In individuals, they see that flu increases the susceptibility to subsequent pneumococcal pneumonia more than 100 times. However, at the population level, there is only a modest effect. These data suggest that influenza virus may contribute to pneumococcal pneumonia pathogenesis, but that these effects may be masked in the total population.\n          , \n            \n              The association between influenza virus and the bacterium\n              Streptococcus pneumoniae\n              (pneumococcus) has been proposed as a polymicrobial system, whereby transmission and pathogenicity of one pathogen (the bacterium) are affected by interactions with the other (the virus). However, studies focusing on different scales of resolution have painted an inconsistent picture: Individual-scale animal experiments have unequivocally demonstrated an association, whereas epidemiological support in human populations is, at best, inconclusive. We integrate weekly incidence reports and a mechanistic transmission model within a likelihood-based inference framework to characterize the nature, timing, and magnitude of this interaction. We find support for a strong but short-lived interaction, with influenza infection increasing susceptibility to pneumococcal pneumonia ~100-fold. We infer modest population-level impacts arising from strong processes at the level of an individual, thereby resolving the dichotomy in seemingly inconsistent observations across scales. An accurate characterization of the influenza-pneumococcal interaction can form a basis for more effective clinical care and public health measures for pneumococcal pneumonia.","container-title":"Science Translational Medicine","DOI":"10.1126/scitranslmed.3005982","ISSN":"1946-6234, 1946-6242","issue":"191","journalAbbreviation":"Sci. Transl. Med.","language":"en","source":"DOI.org (Crossref)","title":"Identifying the Interaction Between Influenza and Pneumococcal Pneumonia Using Incidence Data","URL":"https://www.science.org/doi/10.1126/scitranslmed.3005982","volume":"5","author":[{"family":"Shrestha","given":"Sourya"},{"family":"Foxman","given":"Betsy"},{"family":"Weinberger","given":"Daniel M."},{"family":"Steiner","given":"Claudia"},{"family":"Viboud","given":"Cécile"},{"family":"Rohani","given":"Pejman"}],"accessed":{"date-parts":[["2023",8,26]]},"issued":{"date-parts":[["2013",6,26]]}}}],"schema":"https://github.com/citation-style-language/schema/raw/master/csl-citation.json"} </w:instrText>
      </w:r>
      <w:r w:rsidR="009D5B8A">
        <w:rPr>
          <w:rFonts w:ascii="Arial" w:hAnsi="Arial" w:cs="Arial"/>
          <w:color w:val="000000"/>
          <w:sz w:val="20"/>
          <w:szCs w:val="20"/>
          <w:shd w:val="clear" w:color="auto" w:fill="FFFFFF"/>
          <w:lang w:val="en-US"/>
        </w:rPr>
        <w:fldChar w:fldCharType="separate"/>
      </w:r>
      <w:r w:rsidR="009D5B8A" w:rsidRPr="009D5B8A">
        <w:rPr>
          <w:rFonts w:ascii="Arial" w:hAnsi="Arial" w:cs="Arial"/>
          <w:color w:val="000000"/>
          <w:kern w:val="0"/>
          <w:sz w:val="20"/>
          <w:vertAlign w:val="superscript"/>
          <w:lang w:val="en-GB"/>
        </w:rPr>
        <w:t>10</w:t>
      </w:r>
      <w:r w:rsidR="009D5B8A">
        <w:rPr>
          <w:rFonts w:ascii="Arial" w:hAnsi="Arial" w:cs="Arial"/>
          <w:color w:val="000000"/>
          <w:sz w:val="20"/>
          <w:szCs w:val="20"/>
          <w:shd w:val="clear" w:color="auto" w:fill="FFFFFF"/>
          <w:lang w:val="en-US"/>
        </w:rPr>
        <w:fldChar w:fldCharType="end"/>
      </w:r>
      <w:ins w:id="271" w:author="Cascante Vega, Jaime E." w:date="2023-08-26T14:50:00Z">
        <w:r w:rsidR="009D5B8A">
          <w:rPr>
            <w:rFonts w:ascii="Arial" w:hAnsi="Arial" w:cs="Arial"/>
            <w:color w:val="000000"/>
            <w:sz w:val="20"/>
            <w:szCs w:val="20"/>
            <w:shd w:val="clear" w:color="auto" w:fill="FFFFFF"/>
            <w:lang w:val="en-US"/>
          </w:rPr>
          <w:t xml:space="preserve">. </w:t>
        </w:r>
      </w:ins>
      <w:del w:id="272" w:author="Cascante Vega, Jaime E." w:date="2023-08-26T14:50:00Z">
        <w:r w:rsidRPr="009343D1" w:rsidDel="009D5B8A">
          <w:rPr>
            <w:rFonts w:ascii="Arial" w:hAnsi="Arial" w:cs="Arial"/>
            <w:color w:val="000000"/>
            <w:sz w:val="20"/>
            <w:szCs w:val="20"/>
            <w:shd w:val="clear" w:color="auto" w:fill="FFFFFF"/>
          </w:rPr>
          <w:delText xml:space="preserve"> (https://www.science.org/doi/full/10.1126/scitranslmed.3005982). </w:delText>
        </w:r>
      </w:del>
      <w:r w:rsidRPr="009343D1">
        <w:rPr>
          <w:rFonts w:ascii="Arial" w:hAnsi="Arial" w:cs="Arial"/>
          <w:color w:val="000000"/>
          <w:sz w:val="20"/>
          <w:szCs w:val="20"/>
          <w:shd w:val="clear" w:color="auto" w:fill="FFFFFF"/>
        </w:rPr>
        <w:t xml:space="preserve">However, spatially finer data of IMD would be needed to confirm this. </w:t>
      </w:r>
      <w:commentRangeStart w:id="273"/>
      <w:commentRangeStart w:id="274"/>
      <w:r w:rsidR="00E118BB">
        <w:rPr>
          <w:rFonts w:ascii="Arial" w:hAnsi="Arial" w:cs="Arial"/>
          <w:color w:val="000000"/>
          <w:sz w:val="20"/>
          <w:szCs w:val="20"/>
          <w:shd w:val="clear" w:color="auto" w:fill="FFFFFF"/>
          <w:lang w:val="en-US"/>
        </w:rPr>
        <w:t xml:space="preserve">Future research, perhaps leveraging </w:t>
      </w:r>
      <w:ins w:id="275" w:author="Shaman, Jeffrey L." w:date="2023-08-25T13:16:00Z">
        <w:r w:rsidR="003477F4">
          <w:rPr>
            <w:rFonts w:ascii="Arial" w:hAnsi="Arial" w:cs="Arial"/>
            <w:color w:val="000000"/>
            <w:sz w:val="20"/>
            <w:szCs w:val="20"/>
            <w:shd w:val="clear" w:color="auto" w:fill="FFFFFF"/>
            <w:lang w:val="en-US"/>
          </w:rPr>
          <w:t xml:space="preserve">a </w:t>
        </w:r>
      </w:ins>
      <w:r w:rsidR="00E118BB">
        <w:rPr>
          <w:rFonts w:ascii="Arial" w:hAnsi="Arial" w:cs="Arial"/>
          <w:color w:val="000000"/>
          <w:sz w:val="20"/>
          <w:szCs w:val="20"/>
          <w:shd w:val="clear" w:color="auto" w:fill="FFFFFF"/>
          <w:lang w:val="en-US"/>
        </w:rPr>
        <w:t xml:space="preserve">more complete IMD dataset, could shed some light on the link between influenza and IMD. </w:t>
      </w:r>
      <w:commentRangeEnd w:id="273"/>
      <w:r w:rsidR="003477F4">
        <w:rPr>
          <w:rStyle w:val="CommentReference"/>
        </w:rPr>
        <w:commentReference w:id="273"/>
      </w:r>
      <w:commentRangeEnd w:id="274"/>
      <w:r w:rsidR="00BD0A90">
        <w:rPr>
          <w:rStyle w:val="CommentReference"/>
        </w:rPr>
        <w:commentReference w:id="274"/>
      </w:r>
      <w:r w:rsidRPr="009343D1">
        <w:rPr>
          <w:rFonts w:ascii="Arial" w:hAnsi="Arial" w:cs="Arial"/>
          <w:color w:val="000000"/>
          <w:sz w:val="20"/>
          <w:szCs w:val="20"/>
          <w:shd w:val="clear" w:color="auto" w:fill="FFFFFF"/>
        </w:rPr>
        <w:t>Another possible source of the unusual peak observed in 2008 could be super-spreading events, which we also discuss - driven by outbreaks</w:t>
      </w:r>
      <w:r w:rsidR="00426EDD">
        <w:rPr>
          <w:rFonts w:ascii="Arial" w:hAnsi="Arial" w:cs="Arial"/>
          <w:color w:val="000000"/>
          <w:sz w:val="20"/>
          <w:szCs w:val="20"/>
          <w:shd w:val="clear" w:color="auto" w:fill="FFFFFF"/>
          <w:lang w:val="en-US"/>
        </w:rPr>
        <w:t xml:space="preserve"> of</w:t>
      </w:r>
      <w:r w:rsidRPr="009343D1">
        <w:rPr>
          <w:rFonts w:ascii="Arial" w:hAnsi="Arial" w:cs="Arial"/>
          <w:color w:val="000000"/>
          <w:sz w:val="20"/>
          <w:szCs w:val="20"/>
          <w:shd w:val="clear" w:color="auto" w:fill="FFFFFF"/>
        </w:rPr>
        <w:t xml:space="preserve"> the men who have sex with men (MSM) community</w:t>
      </w:r>
      <w:r w:rsidR="00463351">
        <w:rPr>
          <w:rFonts w:ascii="Arial" w:hAnsi="Arial" w:cs="Arial"/>
          <w:color w:val="000000"/>
          <w:sz w:val="20"/>
          <w:szCs w:val="20"/>
          <w:shd w:val="clear" w:color="auto" w:fill="FFFFFF"/>
        </w:rPr>
        <w:fldChar w:fldCharType="begin"/>
      </w:r>
      <w:r w:rsidR="00463351">
        <w:rPr>
          <w:rFonts w:ascii="Arial" w:hAnsi="Arial" w:cs="Arial"/>
          <w:color w:val="000000"/>
          <w:sz w:val="20"/>
          <w:szCs w:val="20"/>
          <w:shd w:val="clear" w:color="auto" w:fill="FFFFFF"/>
        </w:rPr>
        <w:instrText xml:space="preserve"> ADDIN ZOTERO_ITEM CSL_CITATION {"citationID":"f5N0oJ8O","properties":{"formattedCitation":"\\super 1\\nosupersub{}","plainCitation":"1","noteIndex":0},"citationItems":[{"id":462,"uris":["http://zotero.org/users/9551388/items/3T6L4PX4"],"itemData":{"id":462,"type":"webpage","abstract":"In January 2005, a quadrivalent meningococcal polysaccharide-protein conjugate vaccine (MCV4) (Menactra™, Sanofi Pasteur, Inc., Swiftwater, Pennsylvania) was licensed for use among persons aged 11--55 years. In May 2005, the Advisory Committee on Immunization Practices (ACIP) recommended routine vaccination with 1 dose of MCV4 for persons aged 11--12 years, persons entering high school (i.e., at approximately age 15 years) if not previously vaccinated with MCV4, and other persons at increased risk for meningococcal disease, including college freshmen living in dormitories (1). Background information regarding meningococcal disease and the vaccine, including a discussion of duration of protection and use of the vaccine for outbreak control, has been published previously (1).","title":"Revised Recommendations of the Advisory Committee on Immunization Practices to Vaccinate All Persons Aged 11--18 Years with Meningococcal Conjugate Vaccine","URL":"https://www.cdc.gov/mmwr/preview/mmwrhtml/mm5631a3.htm","author":[{"literal":"Center for Disease Control and Prevention"}]}}],"schema":"https://github.com/citation-style-language/schema/raw/master/csl-citation.json"} </w:instrText>
      </w:r>
      <w:r w:rsidR="00463351">
        <w:rPr>
          <w:rFonts w:ascii="Arial" w:hAnsi="Arial" w:cs="Arial"/>
          <w:color w:val="000000"/>
          <w:sz w:val="20"/>
          <w:szCs w:val="20"/>
          <w:shd w:val="clear" w:color="auto" w:fill="FFFFFF"/>
        </w:rPr>
        <w:fldChar w:fldCharType="separate"/>
      </w:r>
      <w:r w:rsidR="00463351" w:rsidRPr="00463351">
        <w:rPr>
          <w:rFonts w:ascii="Arial" w:hAnsi="Arial" w:cs="Arial"/>
          <w:color w:val="000000"/>
          <w:kern w:val="0"/>
          <w:sz w:val="20"/>
          <w:vertAlign w:val="superscript"/>
          <w:lang w:val="en-GB"/>
        </w:rPr>
        <w:t>1</w:t>
      </w:r>
      <w:r w:rsidR="00463351">
        <w:rPr>
          <w:rFonts w:ascii="Arial" w:hAnsi="Arial" w:cs="Arial"/>
          <w:color w:val="000000"/>
          <w:sz w:val="20"/>
          <w:szCs w:val="20"/>
          <w:shd w:val="clear" w:color="auto" w:fill="FFFFFF"/>
        </w:rPr>
        <w:fldChar w:fldCharType="end"/>
      </w:r>
      <w:ins w:id="276" w:author="Cascante Vega, Jaime E." w:date="2023-08-26T14:59:00Z">
        <w:r w:rsidR="00463351">
          <w:rPr>
            <w:rFonts w:ascii="Arial" w:hAnsi="Arial" w:cs="Arial"/>
            <w:color w:val="000000"/>
            <w:sz w:val="20"/>
            <w:szCs w:val="20"/>
            <w:shd w:val="clear" w:color="auto" w:fill="FFFFFF"/>
            <w:lang w:val="en-US"/>
          </w:rPr>
          <w:t>.</w:t>
        </w:r>
      </w:ins>
      <w:del w:id="277" w:author="Cascante Vega, Jaime E." w:date="2023-08-26T14:59:00Z">
        <w:r w:rsidR="00E118BB" w:rsidDel="00463351">
          <w:rPr>
            <w:rFonts w:ascii="Arial" w:hAnsi="Arial" w:cs="Arial"/>
            <w:color w:val="000000"/>
            <w:sz w:val="20"/>
            <w:szCs w:val="20"/>
            <w:shd w:val="clear" w:color="auto" w:fill="FFFFFF"/>
            <w:lang w:val="en-US"/>
          </w:rPr>
          <w:delText xml:space="preserve"> </w:delText>
        </w:r>
        <w:r w:rsidR="00E118BB" w:rsidRPr="003477F4" w:rsidDel="00463351">
          <w:rPr>
            <w:rFonts w:ascii="Arial" w:hAnsi="Arial" w:cs="Arial"/>
            <w:color w:val="000000"/>
            <w:sz w:val="20"/>
            <w:szCs w:val="20"/>
            <w:highlight w:val="yellow"/>
            <w:shd w:val="clear" w:color="auto" w:fill="FFFFFF"/>
            <w:lang w:val="en-US"/>
            <w:rPrChange w:id="278" w:author="Shaman, Jeffrey L." w:date="2023-08-25T13:16:00Z">
              <w:rPr>
                <w:rFonts w:ascii="Arial" w:hAnsi="Arial" w:cs="Arial"/>
                <w:color w:val="000000"/>
                <w:sz w:val="20"/>
                <w:szCs w:val="20"/>
                <w:shd w:val="clear" w:color="auto" w:fill="FFFFFF"/>
                <w:lang w:val="en-US"/>
              </w:rPr>
            </w:rPrChange>
          </w:rPr>
          <w:delText>(cite CDC</w:delText>
        </w:r>
        <w:r w:rsidR="00E118BB" w:rsidDel="00463351">
          <w:rPr>
            <w:rFonts w:ascii="Arial" w:hAnsi="Arial" w:cs="Arial"/>
            <w:color w:val="000000"/>
            <w:sz w:val="20"/>
            <w:szCs w:val="20"/>
            <w:shd w:val="clear" w:color="auto" w:fill="FFFFFF"/>
            <w:lang w:val="en-US"/>
          </w:rPr>
          <w:delText>)</w:delText>
        </w:r>
        <w:r w:rsidRPr="009343D1" w:rsidDel="00463351">
          <w:rPr>
            <w:rFonts w:ascii="Arial" w:hAnsi="Arial" w:cs="Arial"/>
            <w:color w:val="000000"/>
            <w:sz w:val="20"/>
            <w:szCs w:val="20"/>
            <w:shd w:val="clear" w:color="auto" w:fill="FFFFFF"/>
          </w:rPr>
          <w:delText>.</w:delText>
        </w:r>
      </w:del>
      <w:r w:rsidR="00E118BB">
        <w:rPr>
          <w:rFonts w:ascii="Arial" w:hAnsi="Arial" w:cs="Arial"/>
          <w:color w:val="000000"/>
          <w:sz w:val="20"/>
          <w:szCs w:val="20"/>
          <w:shd w:val="clear" w:color="auto" w:fill="FFFFFF"/>
          <w:lang w:val="en-US"/>
        </w:rPr>
        <w:t xml:space="preserve"> </w:t>
      </w:r>
    </w:p>
    <w:p w14:paraId="3146C3E3" w14:textId="7A2821E2" w:rsidR="00D83C78" w:rsidRPr="008E7067" w:rsidRDefault="00E118BB" w:rsidP="009874C3">
      <w:pPr>
        <w:spacing w:line="360" w:lineRule="auto"/>
        <w:rPr>
          <w:rFonts w:ascii="Arial" w:hAnsi="Arial" w:cs="Arial"/>
          <w:color w:val="000000"/>
          <w:sz w:val="20"/>
          <w:szCs w:val="20"/>
          <w:shd w:val="clear" w:color="auto" w:fill="FFFFFF"/>
          <w:lang w:val="en-US"/>
        </w:rPr>
      </w:pPr>
      <w:r>
        <w:rPr>
          <w:rFonts w:ascii="Arial" w:hAnsi="Arial" w:cs="Arial"/>
          <w:color w:val="000000"/>
          <w:sz w:val="20"/>
          <w:szCs w:val="20"/>
          <w:shd w:val="clear" w:color="auto" w:fill="FFFFFF"/>
          <w:lang w:val="en-US"/>
        </w:rPr>
        <w:t xml:space="preserve">We did not add </w:t>
      </w:r>
      <w:r w:rsidRPr="001D7507">
        <w:rPr>
          <w:rFonts w:ascii="Arial" w:hAnsi="Arial" w:cs="Arial"/>
          <w:color w:val="000000"/>
          <w:sz w:val="20"/>
          <w:szCs w:val="20"/>
          <w:shd w:val="clear" w:color="auto" w:fill="FFFFFF"/>
        </w:rPr>
        <w:t xml:space="preserve">strain evaluations or serogroup distributions </w:t>
      </w:r>
      <w:del w:id="279" w:author="Shaman, Jeffrey L." w:date="2023-08-25T13:16:00Z">
        <w:r w:rsidRPr="001D7507" w:rsidDel="003477F4">
          <w:rPr>
            <w:rFonts w:ascii="Arial" w:hAnsi="Arial" w:cs="Arial"/>
            <w:color w:val="000000"/>
            <w:sz w:val="20"/>
            <w:szCs w:val="20"/>
            <w:shd w:val="clear" w:color="auto" w:fill="FFFFFF"/>
          </w:rPr>
          <w:delText xml:space="preserve">in the </w:delText>
        </w:r>
        <w:r w:rsidDel="003477F4">
          <w:rPr>
            <w:rFonts w:ascii="Arial" w:hAnsi="Arial" w:cs="Arial"/>
            <w:color w:val="000000"/>
            <w:sz w:val="20"/>
            <w:szCs w:val="20"/>
            <w:shd w:val="clear" w:color="auto" w:fill="FFFFFF"/>
          </w:rPr>
          <w:delText>modeling</w:delText>
        </w:r>
        <w:r w:rsidRPr="001D7507" w:rsidDel="003477F4">
          <w:rPr>
            <w:rFonts w:ascii="Arial" w:hAnsi="Arial" w:cs="Arial"/>
            <w:color w:val="000000"/>
            <w:sz w:val="20"/>
            <w:szCs w:val="20"/>
            <w:shd w:val="clear" w:color="auto" w:fill="FFFFFF"/>
          </w:rPr>
          <w:delText xml:space="preserve"> effort</w:delText>
        </w:r>
        <w:r w:rsidDel="003477F4">
          <w:rPr>
            <w:rFonts w:ascii="Arial" w:hAnsi="Arial" w:cs="Arial"/>
            <w:color w:val="000000"/>
            <w:sz w:val="20"/>
            <w:szCs w:val="20"/>
            <w:shd w:val="clear" w:color="auto" w:fill="FFFFFF"/>
            <w:lang w:val="en-US"/>
          </w:rPr>
          <w:delText xml:space="preserve"> </w:delText>
        </w:r>
        <w:r w:rsidR="0074117B" w:rsidDel="003477F4">
          <w:rPr>
            <w:rFonts w:ascii="Arial" w:hAnsi="Arial" w:cs="Arial"/>
            <w:color w:val="000000"/>
            <w:sz w:val="20"/>
            <w:szCs w:val="20"/>
            <w:shd w:val="clear" w:color="auto" w:fill="FFFFFF"/>
            <w:lang w:val="en-US"/>
          </w:rPr>
          <w:delText>because scarcity</w:delText>
        </w:r>
        <w:r w:rsidR="0074117B" w:rsidRPr="00D835CC" w:rsidDel="003477F4">
          <w:rPr>
            <w:rFonts w:ascii="Arial" w:hAnsi="Arial" w:cs="Arial"/>
            <w:color w:val="000000"/>
            <w:sz w:val="20"/>
            <w:szCs w:val="20"/>
            <w:shd w:val="clear" w:color="auto" w:fill="FFFFFF"/>
          </w:rPr>
          <w:delText xml:space="preserve"> </w:delText>
        </w:r>
        <w:r w:rsidR="0074117B" w:rsidDel="003477F4">
          <w:rPr>
            <w:rFonts w:ascii="Arial" w:hAnsi="Arial" w:cs="Arial"/>
            <w:color w:val="000000"/>
            <w:sz w:val="20"/>
            <w:szCs w:val="20"/>
            <w:shd w:val="clear" w:color="auto" w:fill="FFFFFF"/>
            <w:lang w:val="en-US"/>
          </w:rPr>
          <w:delText>of</w:delText>
        </w:r>
      </w:del>
      <w:ins w:id="280" w:author="Shaman, Jeffrey L." w:date="2023-08-25T13:16:00Z">
        <w:r w:rsidR="003477F4">
          <w:rPr>
            <w:rFonts w:ascii="Arial" w:hAnsi="Arial" w:cs="Arial"/>
            <w:color w:val="000000"/>
            <w:sz w:val="20"/>
            <w:szCs w:val="20"/>
            <w:shd w:val="clear" w:color="auto" w:fill="FFFFFF"/>
            <w:lang w:val="en-US"/>
          </w:rPr>
          <w:t>du</w:t>
        </w:r>
      </w:ins>
      <w:ins w:id="281" w:author="Shaman, Jeffrey L." w:date="2023-08-25T13:17:00Z">
        <w:r w:rsidR="003477F4">
          <w:rPr>
            <w:rFonts w:ascii="Arial" w:hAnsi="Arial" w:cs="Arial"/>
            <w:color w:val="000000"/>
            <w:sz w:val="20"/>
            <w:szCs w:val="20"/>
            <w:shd w:val="clear" w:color="auto" w:fill="FFFFFF"/>
            <w:lang w:val="en-US"/>
          </w:rPr>
          <w:t>e to the limited availability of such</w:t>
        </w:r>
      </w:ins>
      <w:r w:rsidR="0074117B">
        <w:rPr>
          <w:rFonts w:ascii="Arial" w:hAnsi="Arial" w:cs="Arial"/>
          <w:color w:val="000000"/>
          <w:sz w:val="20"/>
          <w:szCs w:val="20"/>
          <w:shd w:val="clear" w:color="auto" w:fill="FFFFFF"/>
          <w:lang w:val="en-US"/>
        </w:rPr>
        <w:t xml:space="preserve"> </w:t>
      </w:r>
      <w:r w:rsidR="0074117B" w:rsidRPr="00D835CC">
        <w:rPr>
          <w:rFonts w:ascii="Arial" w:hAnsi="Arial" w:cs="Arial"/>
          <w:color w:val="000000"/>
          <w:sz w:val="20"/>
          <w:szCs w:val="20"/>
          <w:shd w:val="clear" w:color="auto" w:fill="FFFFFF"/>
        </w:rPr>
        <w:t>data</w:t>
      </w:r>
      <w:ins w:id="282" w:author="Cascante Vega, Jaime E." w:date="2023-08-26T14:23:00Z">
        <w:r w:rsidR="008E7067">
          <w:rPr>
            <w:rFonts w:ascii="Arial" w:hAnsi="Arial" w:cs="Arial"/>
            <w:color w:val="000000"/>
            <w:sz w:val="20"/>
            <w:szCs w:val="20"/>
            <w:shd w:val="clear" w:color="auto" w:fill="FFFFFF"/>
            <w:lang w:val="en-US"/>
          </w:rPr>
          <w:t>, as indicated previously</w:t>
        </w:r>
      </w:ins>
      <w:r w:rsidR="0074117B">
        <w:rPr>
          <w:rFonts w:ascii="Arial" w:hAnsi="Arial" w:cs="Arial"/>
          <w:color w:val="000000"/>
          <w:sz w:val="20"/>
          <w:szCs w:val="20"/>
          <w:shd w:val="clear" w:color="auto" w:fill="FFFFFF"/>
          <w:lang w:val="en-US"/>
        </w:rPr>
        <w:t>.</w:t>
      </w:r>
      <w:ins w:id="283" w:author="Cascante Vega, Jaime E." w:date="2023-08-26T14:23:00Z">
        <w:r w:rsidR="008E7067">
          <w:rPr>
            <w:rFonts w:ascii="Arial" w:hAnsi="Arial" w:cs="Arial"/>
            <w:color w:val="000000"/>
            <w:sz w:val="20"/>
            <w:szCs w:val="20"/>
            <w:shd w:val="clear" w:color="auto" w:fill="FFFFFF"/>
            <w:lang w:val="en-US"/>
          </w:rPr>
          <w:t xml:space="preserve"> </w:t>
        </w:r>
        <w:r w:rsidR="008E7067" w:rsidRPr="005254DD">
          <w:rPr>
            <w:rFonts w:ascii="Arial" w:hAnsi="Arial" w:cs="Arial"/>
            <w:color w:val="000000"/>
            <w:sz w:val="20"/>
            <w:szCs w:val="20"/>
            <w:shd w:val="clear" w:color="auto" w:fill="FFFFFF"/>
            <w:lang w:val="en-US"/>
          </w:rPr>
          <w:t>We now discuss these issues in the revised manuscript in the 5th paragraph of the discussion</w:t>
        </w:r>
        <w:r w:rsidR="008E7067" w:rsidRPr="00866EC5">
          <w:rPr>
            <w:rFonts w:ascii="Arial" w:hAnsi="Arial" w:cs="Arial"/>
            <w:color w:val="000000"/>
            <w:sz w:val="20"/>
            <w:szCs w:val="20"/>
            <w:shd w:val="clear" w:color="auto" w:fill="FFFFFF"/>
            <w:lang w:val="en-US"/>
          </w:rPr>
          <w:t xml:space="preserve">: </w:t>
        </w:r>
      </w:ins>
      <w:r w:rsidR="0074117B">
        <w:rPr>
          <w:rFonts w:ascii="Arial" w:hAnsi="Arial" w:cs="Arial"/>
          <w:color w:val="000000"/>
          <w:sz w:val="20"/>
          <w:szCs w:val="20"/>
          <w:shd w:val="clear" w:color="auto" w:fill="FFFFFF"/>
          <w:lang w:val="en-US"/>
        </w:rPr>
        <w:t xml:space="preserve"> </w:t>
      </w:r>
      <w:del w:id="284" w:author="Shaman, Jeffrey L." w:date="2023-08-25T13:17:00Z">
        <w:r w:rsidR="0074117B" w:rsidRPr="00BD0A90" w:rsidDel="003477F4">
          <w:rPr>
            <w:rFonts w:ascii="Arial" w:hAnsi="Arial" w:cs="Arial"/>
            <w:color w:val="000000" w:themeColor="text1"/>
            <w:sz w:val="20"/>
            <w:szCs w:val="20"/>
            <w:shd w:val="clear" w:color="auto" w:fill="FFFFFF"/>
            <w:lang w:val="en-US"/>
            <w:rPrChange w:id="285" w:author="Cascante Vega, Jaime E." w:date="2023-08-26T14:24:00Z">
              <w:rPr>
                <w:rFonts w:ascii="Arial" w:hAnsi="Arial" w:cs="Arial"/>
                <w:color w:val="000000"/>
                <w:sz w:val="20"/>
                <w:szCs w:val="20"/>
                <w:shd w:val="clear" w:color="auto" w:fill="FFFFFF"/>
                <w:lang w:val="en-US"/>
              </w:rPr>
            </w:rPrChange>
          </w:rPr>
          <w:delText xml:space="preserve">We would not be able to leverage the model/inference system to forecast IMD incidence with </w:delText>
        </w:r>
        <w:r w:rsidR="0074117B" w:rsidRPr="00BD0A90" w:rsidDel="003477F4">
          <w:rPr>
            <w:rFonts w:ascii="Arial" w:hAnsi="Arial" w:cs="Arial"/>
            <w:color w:val="000000" w:themeColor="text1"/>
            <w:sz w:val="20"/>
            <w:szCs w:val="20"/>
            <w:shd w:val="clear" w:color="auto" w:fill="FFFFFF"/>
            <w:rPrChange w:id="286" w:author="Cascante Vega, Jaime E." w:date="2023-08-26T14:24:00Z">
              <w:rPr>
                <w:rFonts w:ascii="Arial" w:hAnsi="Arial" w:cs="Arial"/>
                <w:color w:val="000000"/>
                <w:sz w:val="20"/>
                <w:szCs w:val="20"/>
                <w:shd w:val="clear" w:color="auto" w:fill="FFFFFF"/>
              </w:rPr>
            </w:rPrChange>
          </w:rPr>
          <w:delText>serogroup</w:delText>
        </w:r>
        <w:r w:rsidR="0074117B" w:rsidRPr="00BD0A90" w:rsidDel="003477F4">
          <w:rPr>
            <w:rFonts w:ascii="Arial" w:hAnsi="Arial" w:cs="Arial"/>
            <w:color w:val="000000" w:themeColor="text1"/>
            <w:sz w:val="20"/>
            <w:szCs w:val="20"/>
            <w:shd w:val="clear" w:color="auto" w:fill="FFFFFF"/>
            <w:lang w:val="en-US"/>
            <w:rPrChange w:id="287" w:author="Cascante Vega, Jaime E." w:date="2023-08-26T14:24:00Z">
              <w:rPr>
                <w:rFonts w:ascii="Arial" w:hAnsi="Arial" w:cs="Arial"/>
                <w:color w:val="000000"/>
                <w:sz w:val="20"/>
                <w:szCs w:val="20"/>
                <w:shd w:val="clear" w:color="auto" w:fill="FFFFFF"/>
                <w:lang w:val="en-US"/>
              </w:rPr>
            </w:rPrChange>
          </w:rPr>
          <w:delText xml:space="preserve"> stratification.</w:delText>
        </w:r>
      </w:del>
      <w:ins w:id="288" w:author="Cascante Vega, Jaime E." w:date="2023-08-26T14:23:00Z">
        <w:r w:rsidR="00D83C78" w:rsidRPr="00BD0A90">
          <w:rPr>
            <w:rFonts w:ascii="Arial" w:hAnsi="Arial" w:cs="Arial"/>
            <w:color w:val="000000" w:themeColor="text1"/>
            <w:sz w:val="20"/>
            <w:szCs w:val="20"/>
            <w:shd w:val="clear" w:color="auto" w:fill="FFFFFF"/>
            <w:lang w:val="en-US"/>
            <w:rPrChange w:id="289" w:author="Cascante Vega, Jaime E." w:date="2023-08-26T14:24:00Z">
              <w:rPr>
                <w:rFonts w:ascii="Arial" w:hAnsi="Arial" w:cs="Arial"/>
                <w:color w:val="FF0000"/>
                <w:sz w:val="20"/>
                <w:szCs w:val="20"/>
                <w:shd w:val="clear" w:color="auto" w:fill="FFFFFF"/>
                <w:lang w:val="en-US"/>
              </w:rPr>
            </w:rPrChange>
          </w:rPr>
          <w:t>"</w:t>
        </w:r>
        <w:r w:rsidR="00D83C78" w:rsidRPr="00BD0A90">
          <w:rPr>
            <w:rFonts w:ascii="Arial" w:hAnsi="Arial" w:cs="Arial"/>
            <w:color w:val="000000" w:themeColor="text1"/>
            <w:sz w:val="20"/>
            <w:szCs w:val="20"/>
            <w:shd w:val="clear" w:color="auto" w:fill="FFFFFF"/>
            <w:rPrChange w:id="290" w:author="Cascante Vega, Jaime E." w:date="2023-08-26T14:24:00Z">
              <w:rPr>
                <w:rFonts w:ascii="Arial" w:hAnsi="Arial" w:cs="Arial"/>
                <w:color w:val="000000"/>
                <w:sz w:val="20"/>
                <w:szCs w:val="20"/>
                <w:shd w:val="clear" w:color="auto" w:fill="FFFFFF"/>
              </w:rPr>
            </w:rPrChange>
          </w:rPr>
          <w:t>Lastly, f</w:t>
        </w:r>
        <w:r w:rsidR="00D83C78" w:rsidRPr="00BD0A90">
          <w:rPr>
            <w:rFonts w:ascii="Arial" w:hAnsi="Arial" w:cs="Arial"/>
            <w:color w:val="000000" w:themeColor="text1"/>
            <w:sz w:val="20"/>
            <w:szCs w:val="20"/>
            <w:shd w:val="clear" w:color="auto" w:fill="FFFFFF"/>
            <w:lang w:val="en-US"/>
            <w:rPrChange w:id="291" w:author="Cascante Vega, Jaime E." w:date="2023-08-26T14:24:00Z">
              <w:rPr>
                <w:rFonts w:ascii="Arial" w:hAnsi="Arial" w:cs="Arial"/>
                <w:color w:val="000000"/>
                <w:sz w:val="20"/>
                <w:szCs w:val="20"/>
                <w:shd w:val="clear" w:color="auto" w:fill="FFFFFF"/>
                <w:lang w:val="en-US"/>
              </w:rPr>
            </w:rPrChange>
          </w:rPr>
          <w:t>uture research, perhaps leveraging a more complete IMD dataset</w:t>
        </w:r>
        <w:r w:rsidR="00D83C78" w:rsidRPr="00BD0A90">
          <w:rPr>
            <w:rFonts w:ascii="Arial" w:hAnsi="Arial" w:cs="Arial"/>
            <w:color w:val="000000" w:themeColor="text1"/>
            <w:sz w:val="20"/>
            <w:szCs w:val="20"/>
            <w:shd w:val="clear" w:color="auto" w:fill="FFFFFF"/>
            <w:rPrChange w:id="292" w:author="Cascante Vega, Jaime E." w:date="2023-08-26T14:24:00Z">
              <w:rPr>
                <w:rFonts w:ascii="Arial" w:hAnsi="Arial" w:cs="Arial"/>
                <w:color w:val="000000"/>
                <w:sz w:val="20"/>
                <w:szCs w:val="20"/>
                <w:shd w:val="clear" w:color="auto" w:fill="FFFFFF"/>
              </w:rPr>
            </w:rPrChange>
          </w:rPr>
          <w:t xml:space="preserve"> with finer spatial scales</w:t>
        </w:r>
        <w:r w:rsidR="00D83C78" w:rsidRPr="00BD0A90">
          <w:rPr>
            <w:rFonts w:ascii="Arial" w:hAnsi="Arial" w:cs="Arial"/>
            <w:color w:val="000000" w:themeColor="text1"/>
            <w:sz w:val="20"/>
            <w:szCs w:val="20"/>
            <w:shd w:val="clear" w:color="auto" w:fill="FFFFFF"/>
            <w:lang w:val="en-US"/>
            <w:rPrChange w:id="293" w:author="Cascante Vega, Jaime E." w:date="2023-08-26T14:24:00Z">
              <w:rPr>
                <w:rFonts w:ascii="Arial" w:hAnsi="Arial" w:cs="Arial"/>
                <w:color w:val="000000"/>
                <w:sz w:val="20"/>
                <w:szCs w:val="20"/>
                <w:shd w:val="clear" w:color="auto" w:fill="FFFFFF"/>
                <w:lang w:val="en-US"/>
              </w:rPr>
            </w:rPrChange>
          </w:rPr>
          <w:t>, could shed some light on the link between influenza and IMD</w:t>
        </w:r>
        <w:r w:rsidR="00D83C78" w:rsidRPr="00BD0A90">
          <w:rPr>
            <w:rFonts w:ascii="Arial" w:hAnsi="Arial" w:cs="Arial"/>
            <w:color w:val="000000" w:themeColor="text1"/>
            <w:sz w:val="20"/>
            <w:szCs w:val="20"/>
            <w:shd w:val="clear" w:color="auto" w:fill="FFFFFF"/>
            <w:rPrChange w:id="294" w:author="Cascante Vega, Jaime E." w:date="2023-08-26T14:24:00Z">
              <w:rPr>
                <w:rFonts w:ascii="Arial" w:hAnsi="Arial" w:cs="Arial"/>
                <w:color w:val="000000"/>
                <w:sz w:val="20"/>
                <w:szCs w:val="20"/>
                <w:shd w:val="clear" w:color="auto" w:fill="FFFFFF"/>
              </w:rPr>
            </w:rPrChange>
          </w:rPr>
          <w:t>.</w:t>
        </w:r>
        <w:r w:rsidR="008E7067" w:rsidRPr="00BD0A90">
          <w:rPr>
            <w:rFonts w:ascii="Arial" w:hAnsi="Arial" w:cs="Arial"/>
            <w:color w:val="000000" w:themeColor="text1"/>
            <w:sz w:val="20"/>
            <w:szCs w:val="20"/>
            <w:shd w:val="clear" w:color="auto" w:fill="FFFFFF"/>
            <w:lang w:val="en-US"/>
            <w:rPrChange w:id="295" w:author="Cascante Vega, Jaime E." w:date="2023-08-26T14:24:00Z">
              <w:rPr>
                <w:rFonts w:ascii="Arial" w:hAnsi="Arial" w:cs="Arial"/>
                <w:color w:val="FF0000"/>
                <w:sz w:val="20"/>
                <w:szCs w:val="20"/>
                <w:shd w:val="clear" w:color="auto" w:fill="FFFFFF"/>
                <w:lang w:val="en-US"/>
              </w:rPr>
            </w:rPrChange>
          </w:rPr>
          <w:t>"</w:t>
        </w:r>
      </w:ins>
    </w:p>
    <w:p w14:paraId="10D0DD89" w14:textId="77777777" w:rsidR="00823842" w:rsidRDefault="00823842" w:rsidP="009874C3">
      <w:pPr>
        <w:spacing w:line="360" w:lineRule="auto"/>
        <w:rPr>
          <w:rFonts w:ascii="Segoe UI" w:hAnsi="Segoe UI" w:cs="Segoe UI"/>
          <w:color w:val="000000"/>
          <w:sz w:val="23"/>
          <w:szCs w:val="23"/>
          <w:shd w:val="clear" w:color="auto" w:fill="FFFFFF"/>
        </w:rPr>
      </w:pPr>
    </w:p>
    <w:p w14:paraId="71A8B14E" w14:textId="64B9F18D" w:rsidR="00537005" w:rsidRPr="00A349B3" w:rsidRDefault="00496F47" w:rsidP="009874C3">
      <w:pPr>
        <w:spacing w:line="360" w:lineRule="auto"/>
        <w:rPr>
          <w:rFonts w:ascii="Arial" w:hAnsi="Arial" w:cs="Arial"/>
          <w:i/>
          <w:iCs/>
          <w:color w:val="808080" w:themeColor="background1" w:themeShade="80"/>
          <w:sz w:val="20"/>
          <w:szCs w:val="20"/>
          <w:lang w:val="en-US"/>
        </w:rPr>
      </w:pPr>
      <w:r>
        <w:rPr>
          <w:rFonts w:ascii="Arial" w:hAnsi="Arial" w:cs="Arial"/>
          <w:i/>
          <w:iCs/>
          <w:color w:val="808080" w:themeColor="background1" w:themeShade="80"/>
          <w:sz w:val="20"/>
          <w:szCs w:val="20"/>
          <w:lang w:val="en-US"/>
        </w:rPr>
        <w:t>Climate change</w:t>
      </w:r>
      <w:r w:rsidR="002A44B5">
        <w:rPr>
          <w:rFonts w:ascii="Arial" w:hAnsi="Arial" w:cs="Arial"/>
          <w:i/>
          <w:iCs/>
          <w:color w:val="808080" w:themeColor="background1" w:themeShade="80"/>
          <w:sz w:val="20"/>
          <w:szCs w:val="20"/>
          <w:lang w:val="en-US"/>
        </w:rPr>
        <w:t xml:space="preserve"> </w:t>
      </w:r>
      <w:r w:rsidR="00D4648C">
        <w:rPr>
          <w:rFonts w:ascii="Arial" w:hAnsi="Arial" w:cs="Arial"/>
          <w:i/>
          <w:iCs/>
          <w:color w:val="FF0000"/>
          <w:sz w:val="20"/>
          <w:szCs w:val="20"/>
          <w:lang w:val="en-US"/>
        </w:rPr>
        <w:t>DONE</w:t>
      </w:r>
    </w:p>
    <w:p w14:paraId="217BE4E1" w14:textId="5DF2025D" w:rsidR="00104781" w:rsidRPr="00D816E5" w:rsidRDefault="00537005" w:rsidP="009874C3">
      <w:pPr>
        <w:spacing w:line="360" w:lineRule="auto"/>
        <w:rPr>
          <w:rFonts w:ascii="Arial" w:hAnsi="Arial" w:cs="Arial"/>
          <w:color w:val="FF0000"/>
          <w:sz w:val="20"/>
          <w:szCs w:val="20"/>
          <w:shd w:val="clear" w:color="auto" w:fill="FFFFFF"/>
          <w:lang w:val="en-US"/>
        </w:rPr>
      </w:pPr>
      <w:r w:rsidRPr="00496F47">
        <w:rPr>
          <w:rFonts w:ascii="Arial" w:hAnsi="Arial" w:cs="Arial"/>
          <w:color w:val="000000"/>
          <w:sz w:val="20"/>
          <w:szCs w:val="20"/>
          <w:shd w:val="clear" w:color="auto" w:fill="FFFFFF"/>
        </w:rPr>
        <w:t>I would appreciate a discussion of predictions taking into account climate change in the US: how would this be captured by the model?</w:t>
      </w:r>
      <w:r>
        <w:rPr>
          <w:rFonts w:ascii="Segoe UI" w:hAnsi="Segoe UI" w:cs="Segoe UI"/>
          <w:color w:val="000000"/>
          <w:sz w:val="23"/>
          <w:szCs w:val="23"/>
        </w:rPr>
        <w:br/>
      </w:r>
      <w:r w:rsidR="00104781" w:rsidRPr="009343D1">
        <w:rPr>
          <w:rFonts w:ascii="Arial" w:hAnsi="Arial" w:cs="Arial"/>
          <w:i/>
          <w:iCs/>
          <w:color w:val="FF0000"/>
          <w:sz w:val="20"/>
          <w:szCs w:val="20"/>
          <w:shd w:val="clear" w:color="auto" w:fill="FFFFFF"/>
        </w:rPr>
        <w:t>Answer</w:t>
      </w:r>
      <w:r w:rsidR="00104781">
        <w:rPr>
          <w:rFonts w:ascii="Arial" w:hAnsi="Arial" w:cs="Arial"/>
          <w:i/>
          <w:iCs/>
          <w:color w:val="FF0000"/>
          <w:sz w:val="20"/>
          <w:szCs w:val="20"/>
          <w:shd w:val="clear" w:color="auto" w:fill="FFFFFF"/>
          <w:lang w:val="en-US"/>
        </w:rPr>
        <w:t>:</w:t>
      </w:r>
      <w:r w:rsidR="00D816E5">
        <w:rPr>
          <w:rFonts w:ascii="Arial" w:hAnsi="Arial" w:cs="Arial"/>
          <w:i/>
          <w:iCs/>
          <w:color w:val="FF0000"/>
          <w:sz w:val="20"/>
          <w:szCs w:val="20"/>
          <w:shd w:val="clear" w:color="auto" w:fill="FFFFFF"/>
          <w:lang w:val="en-US"/>
        </w:rPr>
        <w:t xml:space="preserve"> </w:t>
      </w:r>
      <w:del w:id="296" w:author="Cascante Vega, Jaime E." w:date="2023-08-26T14:24:00Z">
        <w:r w:rsidR="002D5916" w:rsidDel="00D133D1">
          <w:rPr>
            <w:rFonts w:ascii="Arial" w:hAnsi="Arial" w:cs="Arial"/>
            <w:i/>
            <w:iCs/>
            <w:color w:val="FF0000"/>
            <w:sz w:val="20"/>
            <w:szCs w:val="20"/>
            <w:shd w:val="clear" w:color="auto" w:fill="FFFFFF"/>
            <w:lang w:val="en-US"/>
          </w:rPr>
          <w:delText>(</w:delText>
        </w:r>
        <w:r w:rsidR="00C00345" w:rsidDel="00D133D1">
          <w:rPr>
            <w:rFonts w:ascii="Arial" w:hAnsi="Arial" w:cs="Arial"/>
            <w:color w:val="FF0000"/>
            <w:sz w:val="20"/>
            <w:szCs w:val="20"/>
            <w:shd w:val="clear" w:color="auto" w:fill="FFFFFF"/>
            <w:lang w:val="en-US"/>
          </w:rPr>
          <w:delText>Jeff D: !</w:delText>
        </w:r>
        <w:r w:rsidR="002D5916" w:rsidDel="00D133D1">
          <w:rPr>
            <w:rFonts w:ascii="Arial" w:hAnsi="Arial" w:cs="Arial"/>
            <w:color w:val="FF0000"/>
            <w:sz w:val="20"/>
            <w:szCs w:val="20"/>
            <w:shd w:val="clear" w:color="auto" w:fill="FFFFFF"/>
            <w:lang w:val="en-US"/>
          </w:rPr>
          <w:delText>)</w:delText>
        </w:r>
        <w:r w:rsidR="00C00345" w:rsidDel="00D133D1">
          <w:rPr>
            <w:rFonts w:ascii="Arial" w:hAnsi="Arial" w:cs="Arial"/>
            <w:color w:val="FF0000"/>
            <w:sz w:val="20"/>
            <w:szCs w:val="20"/>
            <w:shd w:val="clear" w:color="auto" w:fill="FFFFFF"/>
            <w:lang w:val="en-US"/>
          </w:rPr>
          <w:delText xml:space="preserve"> </w:delText>
        </w:r>
      </w:del>
      <w:r w:rsidR="00D816E5" w:rsidRPr="00D816E5">
        <w:rPr>
          <w:rFonts w:ascii="Arial" w:hAnsi="Arial" w:cs="Arial"/>
          <w:color w:val="000000" w:themeColor="text1"/>
          <w:sz w:val="20"/>
          <w:szCs w:val="20"/>
          <w:shd w:val="clear" w:color="auto" w:fill="FFFFFF"/>
          <w:lang w:val="en-US"/>
        </w:rPr>
        <w:t>Thanks</w:t>
      </w:r>
      <w:r w:rsidR="00D816E5">
        <w:rPr>
          <w:rFonts w:ascii="Arial" w:hAnsi="Arial" w:cs="Arial"/>
          <w:color w:val="000000" w:themeColor="text1"/>
          <w:sz w:val="20"/>
          <w:szCs w:val="20"/>
          <w:shd w:val="clear" w:color="auto" w:fill="FFFFFF"/>
          <w:lang w:val="en-US"/>
        </w:rPr>
        <w:t xml:space="preserve"> for this comment</w:t>
      </w:r>
      <w:r w:rsidR="00D80A5C">
        <w:rPr>
          <w:rFonts w:ascii="Arial" w:hAnsi="Arial" w:cs="Arial"/>
          <w:color w:val="000000" w:themeColor="text1"/>
          <w:sz w:val="20"/>
          <w:szCs w:val="20"/>
          <w:shd w:val="clear" w:color="auto" w:fill="FFFFFF"/>
          <w:lang w:val="en-US"/>
        </w:rPr>
        <w:t>; it</w:t>
      </w:r>
      <w:r w:rsidR="00D816E5">
        <w:rPr>
          <w:rFonts w:ascii="Arial" w:hAnsi="Arial" w:cs="Arial"/>
          <w:color w:val="000000" w:themeColor="text1"/>
          <w:sz w:val="20"/>
          <w:szCs w:val="20"/>
          <w:shd w:val="clear" w:color="auto" w:fill="FFFFFF"/>
          <w:lang w:val="en-US"/>
        </w:rPr>
        <w:t xml:space="preserve"> is important to </w:t>
      </w:r>
      <w:r w:rsidR="002D5916">
        <w:rPr>
          <w:rFonts w:ascii="Arial" w:hAnsi="Arial" w:cs="Arial"/>
          <w:color w:val="000000" w:themeColor="text1"/>
          <w:sz w:val="20"/>
          <w:szCs w:val="20"/>
          <w:shd w:val="clear" w:color="auto" w:fill="FFFFFF"/>
          <w:lang w:val="en-US"/>
        </w:rPr>
        <w:t>consider the effect</w:t>
      </w:r>
      <w:del w:id="297" w:author="Cascante Vega, Jaime E." w:date="2023-08-25T13:58:00Z">
        <w:r w:rsidR="002D5916" w:rsidDel="00C55082">
          <w:rPr>
            <w:rFonts w:ascii="Arial" w:hAnsi="Arial" w:cs="Arial"/>
            <w:color w:val="000000" w:themeColor="text1"/>
            <w:sz w:val="20"/>
            <w:szCs w:val="20"/>
            <w:shd w:val="clear" w:color="auto" w:fill="FFFFFF"/>
            <w:lang w:val="en-US"/>
          </w:rPr>
          <w:delText xml:space="preserve"> </w:delText>
        </w:r>
      </w:del>
      <w:ins w:id="298" w:author="Shaman, Jeffrey L." w:date="2023-08-25T13:21:00Z">
        <w:r w:rsidR="00A61525">
          <w:rPr>
            <w:rFonts w:ascii="Arial" w:hAnsi="Arial" w:cs="Arial"/>
            <w:color w:val="000000" w:themeColor="text1"/>
            <w:sz w:val="20"/>
            <w:szCs w:val="20"/>
            <w:shd w:val="clear" w:color="auto" w:fill="FFFFFF"/>
            <w:lang w:val="en-US"/>
          </w:rPr>
          <w:t>s</w:t>
        </w:r>
      </w:ins>
      <w:ins w:id="299" w:author="Cascante Vega, Jaime E." w:date="2023-08-25T13:58:00Z">
        <w:r w:rsidR="00C55082">
          <w:rPr>
            <w:rFonts w:ascii="Arial" w:hAnsi="Arial" w:cs="Arial"/>
            <w:color w:val="000000" w:themeColor="text1"/>
            <w:sz w:val="20"/>
            <w:szCs w:val="20"/>
            <w:shd w:val="clear" w:color="auto" w:fill="FFFFFF"/>
            <w:lang w:val="en-US"/>
          </w:rPr>
          <w:t xml:space="preserve"> </w:t>
        </w:r>
      </w:ins>
      <w:r w:rsidR="002D5916">
        <w:rPr>
          <w:rFonts w:ascii="Arial" w:hAnsi="Arial" w:cs="Arial"/>
          <w:color w:val="000000" w:themeColor="text1"/>
          <w:sz w:val="20"/>
          <w:szCs w:val="20"/>
          <w:shd w:val="clear" w:color="auto" w:fill="FFFFFF"/>
          <w:lang w:val="en-US"/>
        </w:rPr>
        <w:t>of climate change</w:t>
      </w:r>
      <w:del w:id="300" w:author="Shaman, Jeffrey L." w:date="2023-08-25T13:21:00Z">
        <w:r w:rsidR="002D5916" w:rsidDel="00A61525">
          <w:rPr>
            <w:rFonts w:ascii="Arial" w:hAnsi="Arial" w:cs="Arial"/>
            <w:color w:val="000000" w:themeColor="text1"/>
            <w:sz w:val="20"/>
            <w:szCs w:val="20"/>
            <w:shd w:val="clear" w:color="auto" w:fill="FFFFFF"/>
            <w:lang w:val="en-US"/>
          </w:rPr>
          <w:delText xml:space="preserve"> in the current situation of a warming planet</w:delText>
        </w:r>
      </w:del>
      <w:r w:rsidR="00D816E5">
        <w:rPr>
          <w:rFonts w:ascii="Arial" w:hAnsi="Arial" w:cs="Arial"/>
          <w:color w:val="000000" w:themeColor="text1"/>
          <w:sz w:val="20"/>
          <w:szCs w:val="20"/>
          <w:shd w:val="clear" w:color="auto" w:fill="FFFFFF"/>
          <w:lang w:val="en-US"/>
        </w:rPr>
        <w:t xml:space="preserve">. While our work suggests climate </w:t>
      </w:r>
      <w:del w:id="301" w:author="Shaman, Jeffrey L." w:date="2023-08-25T13:21:00Z">
        <w:r w:rsidR="00D816E5" w:rsidDel="00A61525">
          <w:rPr>
            <w:rFonts w:ascii="Arial" w:hAnsi="Arial" w:cs="Arial"/>
            <w:color w:val="000000" w:themeColor="text1"/>
            <w:sz w:val="20"/>
            <w:szCs w:val="20"/>
            <w:shd w:val="clear" w:color="auto" w:fill="FFFFFF"/>
            <w:lang w:val="en-US"/>
          </w:rPr>
          <w:delText>as a</w:delText>
        </w:r>
      </w:del>
      <w:ins w:id="302" w:author="Shaman, Jeffrey L." w:date="2023-08-25T13:21:00Z">
        <w:r w:rsidR="00A61525">
          <w:rPr>
            <w:rFonts w:ascii="Arial" w:hAnsi="Arial" w:cs="Arial"/>
            <w:color w:val="000000" w:themeColor="text1"/>
            <w:sz w:val="20"/>
            <w:szCs w:val="20"/>
            <w:shd w:val="clear" w:color="auto" w:fill="FFFFFF"/>
            <w:lang w:val="en-US"/>
          </w:rPr>
          <w:t>plays a</w:t>
        </w:r>
      </w:ins>
      <w:r w:rsidR="00D816E5">
        <w:rPr>
          <w:rFonts w:ascii="Arial" w:hAnsi="Arial" w:cs="Arial"/>
          <w:color w:val="000000" w:themeColor="text1"/>
          <w:sz w:val="20"/>
          <w:szCs w:val="20"/>
          <w:shd w:val="clear" w:color="auto" w:fill="FFFFFF"/>
          <w:lang w:val="en-US"/>
        </w:rPr>
        <w:t xml:space="preserve"> possible role </w:t>
      </w:r>
      <w:r w:rsidR="002303AA">
        <w:rPr>
          <w:rFonts w:ascii="Arial" w:hAnsi="Arial" w:cs="Arial"/>
          <w:color w:val="000000" w:themeColor="text1"/>
          <w:sz w:val="20"/>
          <w:szCs w:val="20"/>
          <w:shd w:val="clear" w:color="auto" w:fill="FFFFFF"/>
          <w:lang w:val="en-US"/>
        </w:rPr>
        <w:t>in</w:t>
      </w:r>
      <w:r w:rsidR="00D816E5">
        <w:rPr>
          <w:rFonts w:ascii="Arial" w:hAnsi="Arial" w:cs="Arial"/>
          <w:color w:val="000000" w:themeColor="text1"/>
          <w:sz w:val="20"/>
          <w:szCs w:val="20"/>
          <w:shd w:val="clear" w:color="auto" w:fill="FFFFFF"/>
          <w:lang w:val="en-US"/>
        </w:rPr>
        <w:t xml:space="preserve"> supporting the seasonal likelihood of infection</w:t>
      </w:r>
      <w:r w:rsidR="002303AA">
        <w:rPr>
          <w:rFonts w:ascii="Arial" w:hAnsi="Arial" w:cs="Arial"/>
          <w:color w:val="000000" w:themeColor="text1"/>
          <w:sz w:val="20"/>
          <w:szCs w:val="20"/>
          <w:shd w:val="clear" w:color="auto" w:fill="FFFFFF"/>
          <w:lang w:val="en-US"/>
        </w:rPr>
        <w:t>,</w:t>
      </w:r>
      <w:r w:rsidR="00D816E5">
        <w:rPr>
          <w:rFonts w:ascii="Arial" w:hAnsi="Arial" w:cs="Arial"/>
          <w:color w:val="000000" w:themeColor="text1"/>
          <w:sz w:val="20"/>
          <w:szCs w:val="20"/>
          <w:shd w:val="clear" w:color="auto" w:fill="FFFFFF"/>
          <w:lang w:val="en-US"/>
        </w:rPr>
        <w:t xml:space="preserve"> other </w:t>
      </w:r>
      <w:del w:id="303" w:author="Shaman, Jeffrey L." w:date="2023-08-25T13:21:00Z">
        <w:r w:rsidR="00D816E5" w:rsidDel="00A61525">
          <w:rPr>
            <w:rFonts w:ascii="Arial" w:hAnsi="Arial" w:cs="Arial"/>
            <w:color w:val="000000" w:themeColor="text1"/>
            <w:sz w:val="20"/>
            <w:szCs w:val="20"/>
            <w:shd w:val="clear" w:color="auto" w:fill="FFFFFF"/>
            <w:lang w:val="en-US"/>
          </w:rPr>
          <w:delText xml:space="preserve">possible </w:delText>
        </w:r>
      </w:del>
      <w:r w:rsidR="00D816E5">
        <w:rPr>
          <w:rFonts w:ascii="Arial" w:hAnsi="Arial" w:cs="Arial"/>
          <w:color w:val="000000" w:themeColor="text1"/>
          <w:sz w:val="20"/>
          <w:szCs w:val="20"/>
          <w:shd w:val="clear" w:color="auto" w:fill="FFFFFF"/>
          <w:lang w:val="en-US"/>
        </w:rPr>
        <w:t xml:space="preserve">factors might be in play, as </w:t>
      </w:r>
      <w:r w:rsidR="00C530C1">
        <w:rPr>
          <w:rFonts w:ascii="Arial" w:hAnsi="Arial" w:cs="Arial"/>
          <w:color w:val="000000" w:themeColor="text1"/>
          <w:sz w:val="20"/>
          <w:szCs w:val="20"/>
          <w:shd w:val="clear" w:color="auto" w:fill="FFFFFF"/>
          <w:lang w:val="en-US"/>
        </w:rPr>
        <w:t>discussed</w:t>
      </w:r>
      <w:r w:rsidR="00D816E5">
        <w:rPr>
          <w:rFonts w:ascii="Arial" w:hAnsi="Arial" w:cs="Arial"/>
          <w:color w:val="000000" w:themeColor="text1"/>
          <w:sz w:val="20"/>
          <w:szCs w:val="20"/>
          <w:shd w:val="clear" w:color="auto" w:fill="FFFFFF"/>
          <w:lang w:val="en-US"/>
        </w:rPr>
        <w:t xml:space="preserve"> </w:t>
      </w:r>
      <w:del w:id="304" w:author="Shaman, Jeffrey L." w:date="2023-08-25T13:21:00Z">
        <w:r w:rsidR="00D816E5" w:rsidDel="00A61525">
          <w:rPr>
            <w:rFonts w:ascii="Arial" w:hAnsi="Arial" w:cs="Arial"/>
            <w:color w:val="000000" w:themeColor="text1"/>
            <w:sz w:val="20"/>
            <w:szCs w:val="20"/>
            <w:shd w:val="clear" w:color="auto" w:fill="FFFFFF"/>
            <w:lang w:val="en-US"/>
          </w:rPr>
          <w:delText xml:space="preserve">in the </w:delText>
        </w:r>
      </w:del>
      <w:ins w:id="305" w:author="Shaman, Jeffrey L." w:date="2023-08-25T13:21:00Z">
        <w:r w:rsidR="00A61525">
          <w:rPr>
            <w:rFonts w:ascii="Arial" w:hAnsi="Arial" w:cs="Arial"/>
            <w:color w:val="000000" w:themeColor="text1"/>
            <w:sz w:val="20"/>
            <w:szCs w:val="20"/>
            <w:shd w:val="clear" w:color="auto" w:fill="FFFFFF"/>
            <w:lang w:val="en-US"/>
          </w:rPr>
          <w:t xml:space="preserve">(see the </w:t>
        </w:r>
      </w:ins>
      <w:r w:rsidR="00D816E5">
        <w:rPr>
          <w:rFonts w:ascii="Arial" w:hAnsi="Arial" w:cs="Arial"/>
          <w:color w:val="000000" w:themeColor="text1"/>
          <w:sz w:val="20"/>
          <w:szCs w:val="20"/>
          <w:shd w:val="clear" w:color="auto" w:fill="FFFFFF"/>
          <w:lang w:val="en-US"/>
        </w:rPr>
        <w:t>3</w:t>
      </w:r>
      <w:ins w:id="306" w:author="Shaman, Jeffrey L." w:date="2023-08-25T13:21:00Z">
        <w:r w:rsidR="00A61525">
          <w:rPr>
            <w:rFonts w:ascii="Arial" w:hAnsi="Arial" w:cs="Arial"/>
            <w:color w:val="000000" w:themeColor="text1"/>
            <w:sz w:val="20"/>
            <w:szCs w:val="20"/>
            <w:shd w:val="clear" w:color="auto" w:fill="FFFFFF"/>
            <w:lang w:val="en-US"/>
          </w:rPr>
          <w:t>rd</w:t>
        </w:r>
      </w:ins>
      <w:r w:rsidR="00D816E5">
        <w:rPr>
          <w:rFonts w:ascii="Arial" w:hAnsi="Arial" w:cs="Arial"/>
          <w:color w:val="000000" w:themeColor="text1"/>
          <w:sz w:val="20"/>
          <w:szCs w:val="20"/>
          <w:shd w:val="clear" w:color="auto" w:fill="FFFFFF"/>
          <w:lang w:val="en-US"/>
        </w:rPr>
        <w:t xml:space="preserve"> and 4th </w:t>
      </w:r>
      <w:r w:rsidR="0019148A">
        <w:rPr>
          <w:rFonts w:ascii="Arial" w:hAnsi="Arial" w:cs="Arial"/>
          <w:color w:val="000000" w:themeColor="text1"/>
          <w:sz w:val="20"/>
          <w:szCs w:val="20"/>
          <w:shd w:val="clear" w:color="auto" w:fill="FFFFFF"/>
          <w:lang w:val="en-US"/>
        </w:rPr>
        <w:t>paragraphs</w:t>
      </w:r>
      <w:r w:rsidR="00D816E5">
        <w:rPr>
          <w:rFonts w:ascii="Arial" w:hAnsi="Arial" w:cs="Arial"/>
          <w:color w:val="000000" w:themeColor="text1"/>
          <w:sz w:val="20"/>
          <w:szCs w:val="20"/>
          <w:shd w:val="clear" w:color="auto" w:fill="FFFFFF"/>
          <w:lang w:val="en-US"/>
        </w:rPr>
        <w:t xml:space="preserve"> of the </w:t>
      </w:r>
      <w:r w:rsidR="00D816E5">
        <w:rPr>
          <w:rFonts w:ascii="Arial" w:hAnsi="Arial" w:cs="Arial"/>
          <w:b/>
          <w:bCs/>
          <w:color w:val="000000" w:themeColor="text1"/>
          <w:sz w:val="20"/>
          <w:szCs w:val="20"/>
          <w:shd w:val="clear" w:color="auto" w:fill="FFFFFF"/>
          <w:lang w:val="en-US"/>
        </w:rPr>
        <w:t>Discussion</w:t>
      </w:r>
      <w:r w:rsidR="00D816E5">
        <w:rPr>
          <w:rFonts w:ascii="Arial" w:hAnsi="Arial" w:cs="Arial"/>
          <w:color w:val="000000" w:themeColor="text1"/>
          <w:sz w:val="20"/>
          <w:szCs w:val="20"/>
          <w:shd w:val="clear" w:color="auto" w:fill="FFFFFF"/>
          <w:lang w:val="en-US"/>
        </w:rPr>
        <w:t xml:space="preserve"> section</w:t>
      </w:r>
      <w:ins w:id="307" w:author="Shaman, Jeffrey L." w:date="2023-08-25T13:21:00Z">
        <w:r w:rsidR="00A61525">
          <w:rPr>
            <w:rFonts w:ascii="Arial" w:hAnsi="Arial" w:cs="Arial"/>
            <w:color w:val="000000" w:themeColor="text1"/>
            <w:sz w:val="20"/>
            <w:szCs w:val="20"/>
            <w:shd w:val="clear" w:color="auto" w:fill="FFFFFF"/>
            <w:lang w:val="en-US"/>
          </w:rPr>
          <w:t>)</w:t>
        </w:r>
      </w:ins>
      <w:r w:rsidR="00D816E5">
        <w:rPr>
          <w:rFonts w:ascii="Arial" w:hAnsi="Arial" w:cs="Arial"/>
          <w:color w:val="000000" w:themeColor="text1"/>
          <w:sz w:val="20"/>
          <w:szCs w:val="20"/>
          <w:shd w:val="clear" w:color="auto" w:fill="FFFFFF"/>
          <w:lang w:val="en-US"/>
        </w:rPr>
        <w:t xml:space="preserve">. If </w:t>
      </w:r>
      <w:r w:rsidR="001D2776">
        <w:rPr>
          <w:rFonts w:ascii="Arial" w:hAnsi="Arial" w:cs="Arial"/>
          <w:color w:val="000000" w:themeColor="text1"/>
          <w:sz w:val="20"/>
          <w:szCs w:val="20"/>
          <w:shd w:val="clear" w:color="auto" w:fill="FFFFFF"/>
          <w:lang w:val="en-US"/>
        </w:rPr>
        <w:t>climate is</w:t>
      </w:r>
      <w:r w:rsidR="00D816E5">
        <w:rPr>
          <w:rFonts w:ascii="Arial" w:hAnsi="Arial" w:cs="Arial"/>
          <w:color w:val="000000" w:themeColor="text1"/>
          <w:sz w:val="20"/>
          <w:szCs w:val="20"/>
          <w:shd w:val="clear" w:color="auto" w:fill="FFFFFF"/>
          <w:lang w:val="en-US"/>
        </w:rPr>
        <w:t xml:space="preserve"> the </w:t>
      </w:r>
      <w:del w:id="308" w:author="Shaman, Jeffrey L." w:date="2023-08-25T13:21:00Z">
        <w:r w:rsidR="00D816E5" w:rsidDel="00A61525">
          <w:rPr>
            <w:rFonts w:ascii="Arial" w:hAnsi="Arial" w:cs="Arial"/>
            <w:color w:val="000000" w:themeColor="text1"/>
            <w:sz w:val="20"/>
            <w:szCs w:val="20"/>
            <w:shd w:val="clear" w:color="auto" w:fill="FFFFFF"/>
            <w:lang w:val="en-US"/>
          </w:rPr>
          <w:delText xml:space="preserve">main </w:delText>
        </w:r>
      </w:del>
      <w:ins w:id="309" w:author="Shaman, Jeffrey L." w:date="2023-08-25T13:21:00Z">
        <w:r w:rsidR="00A61525">
          <w:rPr>
            <w:rFonts w:ascii="Arial" w:hAnsi="Arial" w:cs="Arial"/>
            <w:color w:val="000000" w:themeColor="text1"/>
            <w:sz w:val="20"/>
            <w:szCs w:val="20"/>
            <w:shd w:val="clear" w:color="auto" w:fill="FFFFFF"/>
            <w:lang w:val="en-US"/>
          </w:rPr>
          <w:t xml:space="preserve">principal </w:t>
        </w:r>
      </w:ins>
      <w:r w:rsidR="00D816E5">
        <w:rPr>
          <w:rFonts w:ascii="Arial" w:hAnsi="Arial" w:cs="Arial"/>
          <w:color w:val="000000" w:themeColor="text1"/>
          <w:sz w:val="20"/>
          <w:szCs w:val="20"/>
          <w:shd w:val="clear" w:color="auto" w:fill="FFFFFF"/>
          <w:lang w:val="en-US"/>
        </w:rPr>
        <w:t xml:space="preserve">driver of seasonality </w:t>
      </w:r>
      <w:del w:id="310" w:author="Shaman, Jeffrey L." w:date="2023-08-25T13:21:00Z">
        <w:r w:rsidR="00D816E5" w:rsidDel="00A61525">
          <w:rPr>
            <w:rFonts w:ascii="Arial" w:hAnsi="Arial" w:cs="Arial"/>
            <w:color w:val="000000" w:themeColor="text1"/>
            <w:sz w:val="20"/>
            <w:szCs w:val="20"/>
            <w:shd w:val="clear" w:color="auto" w:fill="FFFFFF"/>
            <w:lang w:val="en-US"/>
          </w:rPr>
          <w:delText>observed in</w:delText>
        </w:r>
      </w:del>
      <w:ins w:id="311" w:author="Shaman, Jeffrey L." w:date="2023-08-25T13:21:00Z">
        <w:r w:rsidR="00A61525">
          <w:rPr>
            <w:rFonts w:ascii="Arial" w:hAnsi="Arial" w:cs="Arial"/>
            <w:color w:val="000000" w:themeColor="text1"/>
            <w:sz w:val="20"/>
            <w:szCs w:val="20"/>
            <w:shd w:val="clear" w:color="auto" w:fill="FFFFFF"/>
            <w:lang w:val="en-US"/>
          </w:rPr>
          <w:t>for</w:t>
        </w:r>
      </w:ins>
      <w:r w:rsidR="00D816E5">
        <w:rPr>
          <w:rFonts w:ascii="Arial" w:hAnsi="Arial" w:cs="Arial"/>
          <w:color w:val="000000" w:themeColor="text1"/>
          <w:sz w:val="20"/>
          <w:szCs w:val="20"/>
          <w:shd w:val="clear" w:color="auto" w:fill="FFFFFF"/>
          <w:lang w:val="en-US"/>
        </w:rPr>
        <w:t xml:space="preserve"> the IMD system</w:t>
      </w:r>
      <w:r w:rsidR="00D70F8F">
        <w:rPr>
          <w:rFonts w:ascii="Arial" w:hAnsi="Arial" w:cs="Arial"/>
          <w:color w:val="000000" w:themeColor="text1"/>
          <w:sz w:val="20"/>
          <w:szCs w:val="20"/>
          <w:shd w:val="clear" w:color="auto" w:fill="FFFFFF"/>
          <w:lang w:val="en-US"/>
        </w:rPr>
        <w:t>,</w:t>
      </w:r>
      <w:r w:rsidR="00D816E5">
        <w:rPr>
          <w:rFonts w:ascii="Arial" w:hAnsi="Arial" w:cs="Arial"/>
          <w:color w:val="000000" w:themeColor="text1"/>
          <w:sz w:val="20"/>
          <w:szCs w:val="20"/>
          <w:shd w:val="clear" w:color="auto" w:fill="FFFFFF"/>
          <w:lang w:val="en-US"/>
        </w:rPr>
        <w:t xml:space="preserve"> </w:t>
      </w:r>
      <w:del w:id="312" w:author="Shaman, Jeffrey L." w:date="2023-08-25T13:22:00Z">
        <w:r w:rsidR="00D816E5" w:rsidDel="00A61525">
          <w:rPr>
            <w:rFonts w:ascii="Arial" w:hAnsi="Arial" w:cs="Arial"/>
            <w:color w:val="000000" w:themeColor="text1"/>
            <w:sz w:val="20"/>
            <w:szCs w:val="20"/>
            <w:shd w:val="clear" w:color="auto" w:fill="FFFFFF"/>
            <w:lang w:val="en-US"/>
          </w:rPr>
          <w:delText xml:space="preserve">then </w:delText>
        </w:r>
      </w:del>
      <w:r w:rsidR="00D816E5">
        <w:rPr>
          <w:rFonts w:ascii="Arial" w:hAnsi="Arial" w:cs="Arial"/>
          <w:color w:val="000000" w:themeColor="text1"/>
          <w:sz w:val="20"/>
          <w:szCs w:val="20"/>
          <w:shd w:val="clear" w:color="auto" w:fill="FFFFFF"/>
          <w:lang w:val="en-US"/>
        </w:rPr>
        <w:t>it would be crucial to account for climate change in the prediction system.</w:t>
      </w:r>
      <w:r w:rsidR="00C530C1">
        <w:rPr>
          <w:rFonts w:ascii="Arial" w:hAnsi="Arial" w:cs="Arial"/>
          <w:color w:val="000000" w:themeColor="text1"/>
          <w:sz w:val="20"/>
          <w:szCs w:val="20"/>
          <w:shd w:val="clear" w:color="auto" w:fill="FFFFFF"/>
          <w:lang w:val="en-US"/>
        </w:rPr>
        <w:t xml:space="preserve"> However, the mechanism behind the</w:t>
      </w:r>
      <w:ins w:id="313" w:author="Shaman, Jeffrey L." w:date="2023-08-25T13:22:00Z">
        <w:r w:rsidR="00A61525">
          <w:rPr>
            <w:rFonts w:ascii="Arial" w:hAnsi="Arial" w:cs="Arial"/>
            <w:color w:val="000000" w:themeColor="text1"/>
            <w:sz w:val="20"/>
            <w:szCs w:val="20"/>
            <w:shd w:val="clear" w:color="auto" w:fill="FFFFFF"/>
            <w:lang w:val="en-US"/>
          </w:rPr>
          <w:t xml:space="preserve"> observed</w:t>
        </w:r>
      </w:ins>
      <w:r w:rsidR="00C530C1">
        <w:rPr>
          <w:rFonts w:ascii="Arial" w:hAnsi="Arial" w:cs="Arial"/>
          <w:color w:val="000000" w:themeColor="text1"/>
          <w:sz w:val="20"/>
          <w:szCs w:val="20"/>
          <w:shd w:val="clear" w:color="auto" w:fill="FFFFFF"/>
          <w:lang w:val="en-US"/>
        </w:rPr>
        <w:t xml:space="preserve"> seasonality remains to be elucidated</w:t>
      </w:r>
      <w:r w:rsidR="007F6DFD">
        <w:rPr>
          <w:rFonts w:ascii="Arial" w:hAnsi="Arial" w:cs="Arial"/>
          <w:color w:val="000000" w:themeColor="text1"/>
          <w:sz w:val="20"/>
          <w:szCs w:val="20"/>
          <w:shd w:val="clear" w:color="auto" w:fill="FFFFFF"/>
          <w:lang w:val="en-US"/>
        </w:rPr>
        <w:t xml:space="preserve">. </w:t>
      </w:r>
      <w:del w:id="314" w:author="Shaman, Jeffrey L." w:date="2023-08-25T13:22:00Z">
        <w:r w:rsidR="007F6DFD" w:rsidDel="00A61525">
          <w:rPr>
            <w:rFonts w:ascii="Arial" w:hAnsi="Arial" w:cs="Arial"/>
            <w:color w:val="000000" w:themeColor="text1"/>
            <w:sz w:val="20"/>
            <w:szCs w:val="20"/>
            <w:shd w:val="clear" w:color="auto" w:fill="FFFFFF"/>
            <w:lang w:val="en-US"/>
          </w:rPr>
          <w:delText>Therefore</w:delText>
        </w:r>
        <w:r w:rsidR="00904D5D" w:rsidDel="00A61525">
          <w:rPr>
            <w:rFonts w:ascii="Arial" w:hAnsi="Arial" w:cs="Arial"/>
            <w:color w:val="000000" w:themeColor="text1"/>
            <w:sz w:val="20"/>
            <w:szCs w:val="20"/>
            <w:shd w:val="clear" w:color="auto" w:fill="FFFFFF"/>
            <w:lang w:val="en-US"/>
          </w:rPr>
          <w:delText>,</w:delText>
        </w:r>
        <w:r w:rsidR="00C530C1" w:rsidDel="00A61525">
          <w:rPr>
            <w:rFonts w:ascii="Arial" w:hAnsi="Arial" w:cs="Arial"/>
            <w:color w:val="000000" w:themeColor="text1"/>
            <w:sz w:val="20"/>
            <w:szCs w:val="20"/>
            <w:shd w:val="clear" w:color="auto" w:fill="FFFFFF"/>
            <w:lang w:val="en-US"/>
          </w:rPr>
          <w:delText xml:space="preserve"> before taking it into account in the current work, we would rather point to</w:delText>
        </w:r>
        <w:r w:rsidR="00C1633A" w:rsidDel="00A61525">
          <w:rPr>
            <w:rFonts w:ascii="Arial" w:hAnsi="Arial" w:cs="Arial"/>
            <w:color w:val="000000" w:themeColor="text1"/>
            <w:sz w:val="20"/>
            <w:szCs w:val="20"/>
            <w:shd w:val="clear" w:color="auto" w:fill="FFFFFF"/>
            <w:lang w:val="en-US"/>
          </w:rPr>
          <w:delText xml:space="preserve"> future directions </w:delText>
        </w:r>
        <w:r w:rsidR="007F6DFD" w:rsidDel="00A61525">
          <w:rPr>
            <w:rFonts w:ascii="Arial" w:hAnsi="Arial" w:cs="Arial"/>
            <w:color w:val="000000" w:themeColor="text1"/>
            <w:sz w:val="20"/>
            <w:szCs w:val="20"/>
            <w:shd w:val="clear" w:color="auto" w:fill="FFFFFF"/>
            <w:lang w:val="en-US"/>
          </w:rPr>
          <w:delText>toward</w:delText>
        </w:r>
        <w:r w:rsidR="00C1633A" w:rsidDel="00A61525">
          <w:rPr>
            <w:rFonts w:ascii="Arial" w:hAnsi="Arial" w:cs="Arial"/>
            <w:color w:val="000000" w:themeColor="text1"/>
            <w:sz w:val="20"/>
            <w:szCs w:val="20"/>
            <w:shd w:val="clear" w:color="auto" w:fill="FFFFFF"/>
            <w:lang w:val="en-US"/>
          </w:rPr>
          <w:delText xml:space="preserve"> understanding it.</w:delText>
        </w:r>
      </w:del>
      <w:ins w:id="315" w:author="Shaman, Jeffrey L." w:date="2023-08-25T13:22:00Z">
        <w:r w:rsidR="00A61525">
          <w:rPr>
            <w:rFonts w:ascii="Arial" w:hAnsi="Arial" w:cs="Arial"/>
            <w:color w:val="000000" w:themeColor="text1"/>
            <w:sz w:val="20"/>
            <w:szCs w:val="20"/>
            <w:shd w:val="clear" w:color="auto" w:fill="FFFFFF"/>
            <w:lang w:val="en-US"/>
          </w:rPr>
          <w:t xml:space="preserve">This is an important future area of research.  </w:t>
        </w:r>
        <w:commentRangeStart w:id="316"/>
        <w:commentRangeStart w:id="317"/>
        <w:r w:rsidR="00A61525">
          <w:rPr>
            <w:rFonts w:ascii="Arial" w:hAnsi="Arial" w:cs="Arial"/>
            <w:color w:val="000000" w:themeColor="text1"/>
            <w:sz w:val="20"/>
            <w:szCs w:val="20"/>
            <w:shd w:val="clear" w:color="auto" w:fill="FFFFFF"/>
            <w:lang w:val="en-US"/>
          </w:rPr>
          <w:t>We have added text to the Discus</w:t>
        </w:r>
      </w:ins>
      <w:ins w:id="318" w:author="Shaman, Jeffrey L." w:date="2023-08-25T13:23:00Z">
        <w:r w:rsidR="00A61525">
          <w:rPr>
            <w:rFonts w:ascii="Arial" w:hAnsi="Arial" w:cs="Arial"/>
            <w:color w:val="000000" w:themeColor="text1"/>
            <w:sz w:val="20"/>
            <w:szCs w:val="20"/>
            <w:shd w:val="clear" w:color="auto" w:fill="FFFFFF"/>
            <w:lang w:val="en-US"/>
          </w:rPr>
          <w:t>sion further underscoring these issues</w:t>
        </w:r>
      </w:ins>
      <w:ins w:id="319" w:author="Cascante Vega, Jaime E." w:date="2023-08-26T14:27:00Z">
        <w:r w:rsidR="00DA0DDB">
          <w:rPr>
            <w:rFonts w:ascii="Arial" w:hAnsi="Arial" w:cs="Arial"/>
            <w:color w:val="000000" w:themeColor="text1"/>
            <w:sz w:val="20"/>
            <w:szCs w:val="20"/>
            <w:shd w:val="clear" w:color="auto" w:fill="FFFFFF"/>
            <w:lang w:val="en-US"/>
          </w:rPr>
          <w:t xml:space="preserve">: </w:t>
        </w:r>
        <w:r w:rsidR="00DA0DDB" w:rsidRPr="00E0738D">
          <w:rPr>
            <w:rFonts w:ascii="Arial" w:hAnsi="Arial" w:cs="Arial"/>
            <w:color w:val="000000" w:themeColor="text1"/>
            <w:sz w:val="20"/>
            <w:szCs w:val="20"/>
            <w:shd w:val="clear" w:color="auto" w:fill="FFFFFF"/>
            <w:lang w:val="en-US"/>
          </w:rPr>
          <w:t>"</w:t>
        </w:r>
      </w:ins>
      <w:ins w:id="320" w:author="Shaman, Jeffrey L." w:date="2023-08-25T13:23:00Z">
        <w:del w:id="321" w:author="Cascante Vega, Jaime E." w:date="2023-08-26T14:27:00Z">
          <w:r w:rsidR="00A61525" w:rsidRPr="00E0738D" w:rsidDel="00DA0DDB">
            <w:rPr>
              <w:rFonts w:ascii="Arial" w:hAnsi="Arial" w:cs="Arial"/>
              <w:color w:val="000000" w:themeColor="text1"/>
              <w:sz w:val="20"/>
              <w:szCs w:val="20"/>
              <w:shd w:val="clear" w:color="auto" w:fill="FFFFFF"/>
              <w:lang w:val="en-US"/>
            </w:rPr>
            <w:delText>.</w:delText>
          </w:r>
        </w:del>
        <w:commentRangeEnd w:id="316"/>
        <w:r w:rsidR="00A61525" w:rsidRPr="00E0738D">
          <w:rPr>
            <w:rStyle w:val="CommentReference"/>
            <w:color w:val="000000" w:themeColor="text1"/>
            <w:rPrChange w:id="322" w:author="Cascante Vega, Jaime E." w:date="2023-08-26T14:28:00Z">
              <w:rPr>
                <w:rStyle w:val="CommentReference"/>
              </w:rPr>
            </w:rPrChange>
          </w:rPr>
          <w:commentReference w:id="316"/>
        </w:r>
      </w:ins>
      <w:commentRangeEnd w:id="317"/>
      <w:r w:rsidR="007374B4" w:rsidRPr="00E0738D">
        <w:rPr>
          <w:rStyle w:val="CommentReference"/>
          <w:color w:val="000000" w:themeColor="text1"/>
          <w:rPrChange w:id="323" w:author="Cascante Vega, Jaime E." w:date="2023-08-26T14:28:00Z">
            <w:rPr>
              <w:rStyle w:val="CommentReference"/>
            </w:rPr>
          </w:rPrChange>
        </w:rPr>
        <w:commentReference w:id="317"/>
      </w:r>
      <w:ins w:id="324" w:author="Cascante Vega, Jaime E." w:date="2023-08-26T14:27:00Z">
        <w:r w:rsidR="00DA0DDB" w:rsidRPr="00E0738D">
          <w:rPr>
            <w:rFonts w:ascii="Arial" w:hAnsi="Arial" w:cs="Arial"/>
            <w:color w:val="000000" w:themeColor="text1"/>
            <w:sz w:val="20"/>
            <w:szCs w:val="20"/>
            <w:shd w:val="clear" w:color="auto" w:fill="FFFFFF"/>
            <w:rPrChange w:id="325" w:author="Cascante Vega, Jaime E." w:date="2023-08-26T14:28:00Z">
              <w:rPr>
                <w:rFonts w:ascii="Arial" w:hAnsi="Arial" w:cs="Arial"/>
                <w:color w:val="FF0000"/>
                <w:sz w:val="20"/>
                <w:szCs w:val="20"/>
                <w:shd w:val="clear" w:color="auto" w:fill="FFFFFF"/>
              </w:rPr>
            </w:rPrChange>
          </w:rPr>
          <w:t xml:space="preserve">If climate is shown to be the driver of the seasonality observed effect of a changing climate would need to be </w:t>
        </w:r>
        <w:r w:rsidR="00C36455" w:rsidRPr="00E0738D">
          <w:rPr>
            <w:rFonts w:ascii="Arial" w:hAnsi="Arial" w:cs="Arial"/>
            <w:color w:val="000000" w:themeColor="text1"/>
            <w:sz w:val="20"/>
            <w:szCs w:val="20"/>
            <w:shd w:val="clear" w:color="auto" w:fill="FFFFFF"/>
            <w:rPrChange w:id="326" w:author="Cascante Vega, Jaime E." w:date="2023-08-26T14:28:00Z">
              <w:rPr>
                <w:rFonts w:ascii="Arial" w:hAnsi="Arial" w:cs="Arial"/>
                <w:color w:val="FF0000"/>
                <w:sz w:val="20"/>
                <w:szCs w:val="20"/>
                <w:shd w:val="clear" w:color="auto" w:fill="FFFFFF"/>
              </w:rPr>
            </w:rPrChange>
          </w:rPr>
          <w:t>addressed</w:t>
        </w:r>
      </w:ins>
      <w:ins w:id="327" w:author="Cascante Vega, Jaime E." w:date="2023-08-26T14:28:00Z">
        <w:r w:rsidR="00E0738D" w:rsidRPr="00E0738D">
          <w:rPr>
            <w:rFonts w:ascii="Arial" w:hAnsi="Arial" w:cs="Arial"/>
            <w:color w:val="000000" w:themeColor="text1"/>
            <w:sz w:val="20"/>
            <w:szCs w:val="20"/>
            <w:shd w:val="clear" w:color="auto" w:fill="FFFFFF"/>
            <w:lang w:val="en-US"/>
            <w:rPrChange w:id="328" w:author="Cascante Vega, Jaime E." w:date="2023-08-26T14:28:00Z">
              <w:rPr>
                <w:rFonts w:ascii="Arial" w:hAnsi="Arial" w:cs="Arial"/>
                <w:color w:val="FF0000"/>
                <w:sz w:val="20"/>
                <w:szCs w:val="20"/>
                <w:shd w:val="clear" w:color="auto" w:fill="FFFFFF"/>
                <w:lang w:val="en-US"/>
              </w:rPr>
            </w:rPrChange>
          </w:rPr>
          <w:t>"</w:t>
        </w:r>
      </w:ins>
      <w:ins w:id="329" w:author="Cascante Vega, Jaime E." w:date="2023-08-26T14:27:00Z">
        <w:r w:rsidR="00DA0DDB" w:rsidRPr="00E0738D">
          <w:rPr>
            <w:rFonts w:ascii="Arial" w:hAnsi="Arial" w:cs="Arial"/>
            <w:color w:val="000000" w:themeColor="text1"/>
            <w:sz w:val="20"/>
            <w:szCs w:val="20"/>
            <w:shd w:val="clear" w:color="auto" w:fill="FFFFFF"/>
            <w:rPrChange w:id="330" w:author="Cascante Vega, Jaime E." w:date="2023-08-26T14:28:00Z">
              <w:rPr>
                <w:rFonts w:ascii="Arial" w:hAnsi="Arial" w:cs="Arial"/>
                <w:color w:val="FF0000"/>
                <w:sz w:val="20"/>
                <w:szCs w:val="20"/>
                <w:shd w:val="clear" w:color="auto" w:fill="FFFFFF"/>
              </w:rPr>
            </w:rPrChange>
          </w:rPr>
          <w:t>.</w:t>
        </w:r>
      </w:ins>
    </w:p>
    <w:p w14:paraId="71BCE851" w14:textId="77777777" w:rsidR="00104781" w:rsidRDefault="00104781" w:rsidP="009874C3">
      <w:pPr>
        <w:spacing w:line="360" w:lineRule="auto"/>
        <w:rPr>
          <w:rFonts w:ascii="Arial" w:hAnsi="Arial" w:cs="Arial"/>
          <w:color w:val="000000"/>
          <w:sz w:val="20"/>
          <w:szCs w:val="20"/>
          <w:shd w:val="clear" w:color="auto" w:fill="FFFFFF"/>
        </w:rPr>
      </w:pPr>
    </w:p>
    <w:p w14:paraId="42C40895" w14:textId="65DDDA4C" w:rsidR="00A75428" w:rsidRPr="00A75428" w:rsidRDefault="00A75428" w:rsidP="009874C3">
      <w:pPr>
        <w:spacing w:line="360" w:lineRule="auto"/>
        <w:rPr>
          <w:rFonts w:ascii="Arial" w:hAnsi="Arial" w:cs="Arial"/>
          <w:i/>
          <w:iCs/>
          <w:color w:val="808080" w:themeColor="background1" w:themeShade="80"/>
          <w:sz w:val="20"/>
          <w:szCs w:val="20"/>
          <w:lang w:val="en-US"/>
        </w:rPr>
      </w:pPr>
      <w:r>
        <w:rPr>
          <w:rFonts w:ascii="Arial" w:hAnsi="Arial" w:cs="Arial"/>
          <w:i/>
          <w:iCs/>
          <w:color w:val="808080" w:themeColor="background1" w:themeShade="80"/>
          <w:sz w:val="20"/>
          <w:szCs w:val="20"/>
          <w:lang w:val="en-US"/>
        </w:rPr>
        <w:t>African meningitis belt</w:t>
      </w:r>
      <w:r w:rsidR="005C13A0">
        <w:rPr>
          <w:rFonts w:ascii="Arial" w:hAnsi="Arial" w:cs="Arial"/>
          <w:i/>
          <w:iCs/>
          <w:color w:val="808080" w:themeColor="background1" w:themeShade="80"/>
          <w:sz w:val="20"/>
          <w:szCs w:val="20"/>
          <w:lang w:val="en-US"/>
        </w:rPr>
        <w:t xml:space="preserve"> </w:t>
      </w:r>
      <w:r w:rsidR="005C13A0">
        <w:rPr>
          <w:rFonts w:ascii="Arial" w:hAnsi="Arial" w:cs="Arial"/>
          <w:i/>
          <w:iCs/>
          <w:color w:val="FF0000"/>
          <w:sz w:val="20"/>
          <w:szCs w:val="20"/>
          <w:lang w:val="en-US"/>
        </w:rPr>
        <w:t>DONE</w:t>
      </w:r>
    </w:p>
    <w:p w14:paraId="6F2EBA13" w14:textId="6B10FC63" w:rsidR="00A75428" w:rsidRDefault="00A75428" w:rsidP="009874C3">
      <w:pPr>
        <w:spacing w:line="360" w:lineRule="auto"/>
        <w:rPr>
          <w:rFonts w:ascii="Arial" w:hAnsi="Arial" w:cs="Arial"/>
          <w:color w:val="000000"/>
          <w:sz w:val="20"/>
          <w:szCs w:val="20"/>
          <w:shd w:val="clear" w:color="auto" w:fill="FFFFFF"/>
        </w:rPr>
      </w:pPr>
      <w:r w:rsidRPr="00B21744">
        <w:rPr>
          <w:rFonts w:ascii="Arial" w:hAnsi="Arial" w:cs="Arial"/>
          <w:color w:val="000000"/>
          <w:sz w:val="20"/>
          <w:szCs w:val="20"/>
          <w:shd w:val="clear" w:color="auto" w:fill="FFFFFF"/>
        </w:rPr>
        <w:t xml:space="preserve">The authors argue for some assumptions with reference to evidence from the African meningitis belt. However, the role of the climate in </w:t>
      </w:r>
      <w:r w:rsidR="000D0A63">
        <w:rPr>
          <w:rFonts w:ascii="Arial" w:hAnsi="Arial" w:cs="Arial"/>
          <w:color w:val="000000"/>
          <w:sz w:val="20"/>
          <w:szCs w:val="20"/>
          <w:shd w:val="clear" w:color="auto" w:fill="FFFFFF"/>
          <w:lang w:val="en-US"/>
        </w:rPr>
        <w:t xml:space="preserve">the </w:t>
      </w:r>
      <w:r w:rsidRPr="00B21744">
        <w:rPr>
          <w:rFonts w:ascii="Arial" w:hAnsi="Arial" w:cs="Arial"/>
          <w:color w:val="000000"/>
          <w:sz w:val="20"/>
          <w:szCs w:val="20"/>
          <w:shd w:val="clear" w:color="auto" w:fill="FFFFFF"/>
        </w:rPr>
        <w:t xml:space="preserve">carriage and invasive disease is </w:t>
      </w:r>
      <w:r w:rsidR="000D0A63">
        <w:rPr>
          <w:rFonts w:ascii="Arial" w:hAnsi="Arial" w:cs="Arial"/>
          <w:color w:val="000000"/>
          <w:sz w:val="20"/>
          <w:szCs w:val="20"/>
          <w:shd w:val="clear" w:color="auto" w:fill="FFFFFF"/>
        </w:rPr>
        <w:t>not transposable to the situation of the US, and</w:t>
      </w:r>
      <w:r w:rsidR="000D0A63">
        <w:rPr>
          <w:rFonts w:ascii="Arial" w:hAnsi="Arial" w:cs="Arial"/>
          <w:color w:val="000000"/>
          <w:sz w:val="20"/>
          <w:szCs w:val="20"/>
          <w:shd w:val="clear" w:color="auto" w:fill="FFFFFF"/>
          <w:lang w:val="en-US"/>
        </w:rPr>
        <w:t xml:space="preserve"> I </w:t>
      </w:r>
      <w:r w:rsidRPr="00B21744">
        <w:rPr>
          <w:rFonts w:ascii="Arial" w:hAnsi="Arial" w:cs="Arial"/>
          <w:color w:val="000000"/>
          <w:sz w:val="20"/>
          <w:szCs w:val="20"/>
          <w:shd w:val="clear" w:color="auto" w:fill="FFFFFF"/>
        </w:rPr>
        <w:t>recommend being less affirmative in this perspective.</w:t>
      </w:r>
      <w:r w:rsidR="006E10A5">
        <w:rPr>
          <w:rFonts w:ascii="Arial" w:hAnsi="Arial" w:cs="Arial"/>
          <w:color w:val="000000"/>
          <w:sz w:val="20"/>
          <w:szCs w:val="20"/>
          <w:shd w:val="clear" w:color="auto" w:fill="FFFFFF"/>
        </w:rPr>
        <w:br/>
      </w:r>
    </w:p>
    <w:p w14:paraId="2F68394A" w14:textId="41BAD121" w:rsidR="008410CB" w:rsidRPr="00E225B0" w:rsidRDefault="00E225B0" w:rsidP="009874C3">
      <w:pPr>
        <w:spacing w:line="360" w:lineRule="auto"/>
        <w:rPr>
          <w:rFonts w:ascii="Arial" w:hAnsi="Arial" w:cs="Arial"/>
          <w:color w:val="000000" w:themeColor="text1"/>
          <w:sz w:val="20"/>
          <w:szCs w:val="20"/>
          <w:shd w:val="clear" w:color="auto" w:fill="FFFFFF"/>
          <w:lang w:val="en-US"/>
        </w:rPr>
      </w:pPr>
      <w:r w:rsidRPr="009343D1">
        <w:rPr>
          <w:rFonts w:ascii="Arial" w:hAnsi="Arial" w:cs="Arial"/>
          <w:i/>
          <w:iCs/>
          <w:color w:val="FF0000"/>
          <w:sz w:val="20"/>
          <w:szCs w:val="20"/>
          <w:shd w:val="clear" w:color="auto" w:fill="FFFFFF"/>
        </w:rPr>
        <w:lastRenderedPageBreak/>
        <w:t>Answer</w:t>
      </w:r>
      <w:r>
        <w:rPr>
          <w:rFonts w:ascii="Arial" w:hAnsi="Arial" w:cs="Arial"/>
          <w:i/>
          <w:iCs/>
          <w:color w:val="FF0000"/>
          <w:sz w:val="20"/>
          <w:szCs w:val="20"/>
          <w:shd w:val="clear" w:color="auto" w:fill="FFFFFF"/>
          <w:lang w:val="en-US"/>
        </w:rPr>
        <w:t xml:space="preserve">: </w:t>
      </w:r>
      <w:r>
        <w:rPr>
          <w:rFonts w:ascii="Arial" w:hAnsi="Arial" w:cs="Arial"/>
          <w:color w:val="000000" w:themeColor="text1"/>
          <w:sz w:val="20"/>
          <w:szCs w:val="20"/>
          <w:shd w:val="clear" w:color="auto" w:fill="FFFFFF"/>
          <w:lang w:val="en-US"/>
        </w:rPr>
        <w:t>Thank</w:t>
      </w:r>
      <w:ins w:id="331" w:author="Shaman, Jeffrey L." w:date="2023-08-25T13:23:00Z">
        <w:r w:rsidR="00A61525">
          <w:rPr>
            <w:rFonts w:ascii="Arial" w:hAnsi="Arial" w:cs="Arial"/>
            <w:color w:val="000000" w:themeColor="text1"/>
            <w:sz w:val="20"/>
            <w:szCs w:val="20"/>
            <w:shd w:val="clear" w:color="auto" w:fill="FFFFFF"/>
            <w:lang w:val="en-US"/>
          </w:rPr>
          <w:t xml:space="preserve"> you</w:t>
        </w:r>
      </w:ins>
      <w:del w:id="332" w:author="Shaman, Jeffrey L." w:date="2023-08-25T13:23:00Z">
        <w:r w:rsidDel="00A61525">
          <w:rPr>
            <w:rFonts w:ascii="Arial" w:hAnsi="Arial" w:cs="Arial"/>
            <w:color w:val="000000" w:themeColor="text1"/>
            <w:sz w:val="20"/>
            <w:szCs w:val="20"/>
            <w:shd w:val="clear" w:color="auto" w:fill="FFFFFF"/>
            <w:lang w:val="en-US"/>
          </w:rPr>
          <w:delText>s</w:delText>
        </w:r>
      </w:del>
      <w:r>
        <w:rPr>
          <w:rFonts w:ascii="Arial" w:hAnsi="Arial" w:cs="Arial"/>
          <w:color w:val="000000" w:themeColor="text1"/>
          <w:sz w:val="20"/>
          <w:szCs w:val="20"/>
          <w:shd w:val="clear" w:color="auto" w:fill="FFFFFF"/>
          <w:lang w:val="en-US"/>
        </w:rPr>
        <w:t xml:space="preserve"> for pointing this out. </w:t>
      </w:r>
      <w:del w:id="333" w:author="Shaman, Jeffrey L." w:date="2023-08-25T13:24:00Z">
        <w:r w:rsidR="007F5F1A" w:rsidDel="00A61525">
          <w:rPr>
            <w:rFonts w:ascii="Arial" w:hAnsi="Arial" w:cs="Arial"/>
            <w:color w:val="000000" w:themeColor="text1"/>
            <w:sz w:val="20"/>
            <w:szCs w:val="20"/>
            <w:shd w:val="clear" w:color="auto" w:fill="FFFFFF"/>
            <w:lang w:val="en-US"/>
          </w:rPr>
          <w:delText xml:space="preserve">We </w:delText>
        </w:r>
        <w:r w:rsidR="00E760A8" w:rsidDel="00A61525">
          <w:rPr>
            <w:rFonts w:ascii="Arial" w:hAnsi="Arial" w:cs="Arial"/>
            <w:color w:val="000000" w:themeColor="text1"/>
            <w:sz w:val="20"/>
            <w:szCs w:val="20"/>
            <w:shd w:val="clear" w:color="auto" w:fill="FFFFFF"/>
            <w:lang w:val="en-US"/>
          </w:rPr>
          <w:delText>mentioned findings in the African Meningitis belt</w:delText>
        </w:r>
        <w:r w:rsidDel="00A61525">
          <w:rPr>
            <w:rFonts w:ascii="Arial" w:hAnsi="Arial" w:cs="Arial"/>
            <w:color w:val="000000" w:themeColor="text1"/>
            <w:sz w:val="20"/>
            <w:szCs w:val="20"/>
            <w:shd w:val="clear" w:color="auto" w:fill="FFFFFF"/>
            <w:lang w:val="en-US"/>
          </w:rPr>
          <w:delText xml:space="preserve"> </w:delText>
        </w:r>
        <w:r w:rsidR="00716374" w:rsidDel="00A61525">
          <w:rPr>
            <w:rFonts w:ascii="Arial" w:hAnsi="Arial" w:cs="Arial"/>
            <w:color w:val="000000" w:themeColor="text1"/>
            <w:sz w:val="20"/>
            <w:szCs w:val="20"/>
            <w:shd w:val="clear" w:color="auto" w:fill="FFFFFF"/>
            <w:lang w:val="en-US"/>
          </w:rPr>
          <w:delText xml:space="preserve">to </w:delText>
        </w:r>
        <w:r w:rsidDel="00A61525">
          <w:rPr>
            <w:rFonts w:ascii="Arial" w:hAnsi="Arial" w:cs="Arial"/>
            <w:color w:val="000000" w:themeColor="text1"/>
            <w:sz w:val="20"/>
            <w:szCs w:val="20"/>
            <w:shd w:val="clear" w:color="auto" w:fill="FFFFFF"/>
            <w:lang w:val="en-US"/>
          </w:rPr>
          <w:delText>provid</w:delText>
        </w:r>
        <w:r w:rsidR="00E760A8" w:rsidDel="00A61525">
          <w:rPr>
            <w:rFonts w:ascii="Arial" w:hAnsi="Arial" w:cs="Arial"/>
            <w:color w:val="000000" w:themeColor="text1"/>
            <w:sz w:val="20"/>
            <w:szCs w:val="20"/>
            <w:shd w:val="clear" w:color="auto" w:fill="FFFFFF"/>
            <w:lang w:val="en-US"/>
          </w:rPr>
          <w:delText>e</w:delText>
        </w:r>
        <w:r w:rsidDel="00A61525">
          <w:rPr>
            <w:rFonts w:ascii="Arial" w:hAnsi="Arial" w:cs="Arial"/>
            <w:color w:val="000000" w:themeColor="text1"/>
            <w:sz w:val="20"/>
            <w:szCs w:val="20"/>
            <w:shd w:val="clear" w:color="auto" w:fill="FFFFFF"/>
            <w:lang w:val="en-US"/>
          </w:rPr>
          <w:delText xml:space="preserve"> evidence o</w:delText>
        </w:r>
        <w:r w:rsidR="00E760A8" w:rsidDel="00A61525">
          <w:rPr>
            <w:rFonts w:ascii="Arial" w:hAnsi="Arial" w:cs="Arial"/>
            <w:color w:val="000000" w:themeColor="text1"/>
            <w:sz w:val="20"/>
            <w:szCs w:val="20"/>
            <w:shd w:val="clear" w:color="auto" w:fill="FFFFFF"/>
            <w:lang w:val="en-US"/>
          </w:rPr>
          <w:delText xml:space="preserve">f the role of climate on meningococcal dynamic. </w:delText>
        </w:r>
      </w:del>
      <w:r w:rsidR="00E760A8">
        <w:rPr>
          <w:rFonts w:ascii="Arial" w:hAnsi="Arial" w:cs="Arial"/>
          <w:color w:val="000000" w:themeColor="text1"/>
          <w:sz w:val="20"/>
          <w:szCs w:val="20"/>
          <w:shd w:val="clear" w:color="auto" w:fill="FFFFFF"/>
          <w:lang w:val="en-US"/>
        </w:rPr>
        <w:t>We did not intend</w:t>
      </w:r>
      <w:r>
        <w:rPr>
          <w:rFonts w:ascii="Arial" w:hAnsi="Arial" w:cs="Arial"/>
          <w:color w:val="000000" w:themeColor="text1"/>
          <w:sz w:val="20"/>
          <w:szCs w:val="20"/>
          <w:shd w:val="clear" w:color="auto" w:fill="FFFFFF"/>
          <w:lang w:val="en-US"/>
        </w:rPr>
        <w:t xml:space="preserve"> to translate finding</w:t>
      </w:r>
      <w:r w:rsidR="00907D56">
        <w:rPr>
          <w:rFonts w:ascii="Arial" w:hAnsi="Arial" w:cs="Arial"/>
          <w:color w:val="000000" w:themeColor="text1"/>
          <w:sz w:val="20"/>
          <w:szCs w:val="20"/>
          <w:shd w:val="clear" w:color="auto" w:fill="FFFFFF"/>
          <w:lang w:val="en-US"/>
        </w:rPr>
        <w:t>s</w:t>
      </w:r>
      <w:r>
        <w:rPr>
          <w:rFonts w:ascii="Arial" w:hAnsi="Arial" w:cs="Arial"/>
          <w:color w:val="000000" w:themeColor="text1"/>
          <w:sz w:val="20"/>
          <w:szCs w:val="20"/>
          <w:shd w:val="clear" w:color="auto" w:fill="FFFFFF"/>
          <w:lang w:val="en-US"/>
        </w:rPr>
        <w:t xml:space="preserve"> from the African meningitis belt to the US</w:t>
      </w:r>
      <w:ins w:id="334" w:author="Shaman, Jeffrey L." w:date="2023-08-25T13:24:00Z">
        <w:r w:rsidR="00A61525">
          <w:rPr>
            <w:rFonts w:ascii="Arial" w:hAnsi="Arial" w:cs="Arial"/>
            <w:color w:val="000000" w:themeColor="text1"/>
            <w:sz w:val="20"/>
            <w:szCs w:val="20"/>
            <w:shd w:val="clear" w:color="auto" w:fill="FFFFFF"/>
            <w:lang w:val="en-US"/>
          </w:rPr>
          <w:t xml:space="preserve">, rather </w:t>
        </w:r>
      </w:ins>
      <w:del w:id="335" w:author="Shaman, Jeffrey L." w:date="2023-08-25T13:24:00Z">
        <w:r w:rsidDel="00A61525">
          <w:rPr>
            <w:rFonts w:ascii="Arial" w:hAnsi="Arial" w:cs="Arial"/>
            <w:color w:val="000000" w:themeColor="text1"/>
            <w:sz w:val="20"/>
            <w:szCs w:val="20"/>
            <w:shd w:val="clear" w:color="auto" w:fill="FFFFFF"/>
            <w:lang w:val="en-US"/>
          </w:rPr>
          <w:delText xml:space="preserve"> but </w:delText>
        </w:r>
      </w:del>
      <w:r>
        <w:rPr>
          <w:rFonts w:ascii="Arial" w:hAnsi="Arial" w:cs="Arial"/>
          <w:color w:val="000000" w:themeColor="text1"/>
          <w:sz w:val="20"/>
          <w:szCs w:val="20"/>
          <w:shd w:val="clear" w:color="auto" w:fill="FFFFFF"/>
          <w:lang w:val="en-US"/>
        </w:rPr>
        <w:t xml:space="preserve">to </w:t>
      </w:r>
      <w:r w:rsidR="002319DF">
        <w:rPr>
          <w:rFonts w:ascii="Arial" w:hAnsi="Arial" w:cs="Arial"/>
          <w:color w:val="000000" w:themeColor="text1"/>
          <w:sz w:val="20"/>
          <w:szCs w:val="20"/>
          <w:shd w:val="clear" w:color="auto" w:fill="FFFFFF"/>
          <w:lang w:val="en-US"/>
        </w:rPr>
        <w:t>highlight</w:t>
      </w:r>
      <w:r>
        <w:rPr>
          <w:rFonts w:ascii="Arial" w:hAnsi="Arial" w:cs="Arial"/>
          <w:color w:val="000000" w:themeColor="text1"/>
          <w:sz w:val="20"/>
          <w:szCs w:val="20"/>
          <w:shd w:val="clear" w:color="auto" w:fill="FFFFFF"/>
          <w:lang w:val="en-US"/>
        </w:rPr>
        <w:t xml:space="preserve"> </w:t>
      </w:r>
      <w:ins w:id="336" w:author="Shaman, Jeffrey L." w:date="2023-08-25T13:26:00Z">
        <w:r w:rsidR="00A61525">
          <w:rPr>
            <w:rFonts w:ascii="Arial" w:hAnsi="Arial" w:cs="Arial"/>
            <w:color w:val="000000" w:themeColor="text1"/>
            <w:sz w:val="20"/>
            <w:szCs w:val="20"/>
            <w:shd w:val="clear" w:color="auto" w:fill="FFFFFF"/>
            <w:lang w:val="en-US"/>
          </w:rPr>
          <w:t xml:space="preserve">a </w:t>
        </w:r>
      </w:ins>
      <w:r w:rsidR="002319DF">
        <w:rPr>
          <w:rFonts w:ascii="Arial" w:hAnsi="Arial" w:cs="Arial"/>
          <w:color w:val="000000" w:themeColor="text1"/>
          <w:sz w:val="20"/>
          <w:szCs w:val="20"/>
          <w:shd w:val="clear" w:color="auto" w:fill="FFFFFF"/>
          <w:lang w:val="en-US"/>
        </w:rPr>
        <w:t xml:space="preserve">possible </w:t>
      </w:r>
      <w:r>
        <w:rPr>
          <w:rFonts w:ascii="Arial" w:hAnsi="Arial" w:cs="Arial"/>
          <w:color w:val="000000" w:themeColor="text1"/>
          <w:sz w:val="20"/>
          <w:szCs w:val="20"/>
          <w:shd w:val="clear" w:color="auto" w:fill="FFFFFF"/>
          <w:lang w:val="en-US"/>
        </w:rPr>
        <w:t>mechanism</w:t>
      </w:r>
      <w:del w:id="337" w:author="Shaman, Jeffrey L." w:date="2023-08-25T13:26:00Z">
        <w:r w:rsidR="005A488C" w:rsidDel="00A61525">
          <w:rPr>
            <w:rFonts w:ascii="Arial" w:hAnsi="Arial" w:cs="Arial"/>
            <w:color w:val="000000" w:themeColor="text1"/>
            <w:sz w:val="20"/>
            <w:szCs w:val="20"/>
            <w:shd w:val="clear" w:color="auto" w:fill="FFFFFF"/>
            <w:lang w:val="en-US"/>
          </w:rPr>
          <w:delText>s</w:delText>
        </w:r>
      </w:del>
      <w:r>
        <w:rPr>
          <w:rFonts w:ascii="Arial" w:hAnsi="Arial" w:cs="Arial"/>
          <w:color w:val="000000" w:themeColor="text1"/>
          <w:sz w:val="20"/>
          <w:szCs w:val="20"/>
          <w:shd w:val="clear" w:color="auto" w:fill="FFFFFF"/>
          <w:lang w:val="en-US"/>
        </w:rPr>
        <w:t xml:space="preserve"> behind seasonality in infection</w:t>
      </w:r>
      <w:ins w:id="338" w:author="Shaman, Jeffrey L." w:date="2023-08-25T13:24:00Z">
        <w:r w:rsidR="00A61525">
          <w:rPr>
            <w:rFonts w:ascii="Arial" w:hAnsi="Arial" w:cs="Arial"/>
            <w:color w:val="000000" w:themeColor="text1"/>
            <w:sz w:val="20"/>
            <w:szCs w:val="20"/>
            <w:shd w:val="clear" w:color="auto" w:fill="FFFFFF"/>
            <w:lang w:val="en-US"/>
          </w:rPr>
          <w:t xml:space="preserve"> broadly</w:t>
        </w:r>
      </w:ins>
      <w:r>
        <w:rPr>
          <w:rFonts w:ascii="Arial" w:hAnsi="Arial" w:cs="Arial"/>
          <w:color w:val="000000" w:themeColor="text1"/>
          <w:sz w:val="20"/>
          <w:szCs w:val="20"/>
          <w:shd w:val="clear" w:color="auto" w:fill="FFFFFF"/>
          <w:lang w:val="en-US"/>
        </w:rPr>
        <w:t>.</w:t>
      </w:r>
      <w:r w:rsidR="0081658E">
        <w:rPr>
          <w:rFonts w:ascii="Arial" w:hAnsi="Arial" w:cs="Arial"/>
          <w:color w:val="000000" w:themeColor="text1"/>
          <w:sz w:val="20"/>
          <w:szCs w:val="20"/>
          <w:shd w:val="clear" w:color="auto" w:fill="FFFFFF"/>
          <w:lang w:val="en-US"/>
        </w:rPr>
        <w:t xml:space="preserve"> </w:t>
      </w:r>
      <w:r w:rsidR="00E760A8">
        <w:rPr>
          <w:rFonts w:ascii="Arial" w:hAnsi="Arial" w:cs="Arial"/>
          <w:color w:val="000000" w:themeColor="text1"/>
          <w:sz w:val="20"/>
          <w:szCs w:val="20"/>
          <w:shd w:val="clear" w:color="auto" w:fill="FFFFFF"/>
          <w:lang w:val="en-US"/>
        </w:rPr>
        <w:t>We have clarified this in the manuscript discussion</w:t>
      </w:r>
      <w:del w:id="339" w:author="Shaman, Jeffrey L." w:date="2023-08-25T13:25:00Z">
        <w:r w:rsidR="00E760A8" w:rsidDel="00A61525">
          <w:rPr>
            <w:rFonts w:ascii="Arial" w:hAnsi="Arial" w:cs="Arial"/>
            <w:color w:val="000000" w:themeColor="text1"/>
            <w:sz w:val="20"/>
            <w:szCs w:val="20"/>
            <w:shd w:val="clear" w:color="auto" w:fill="FFFFFF"/>
            <w:lang w:val="en-US"/>
          </w:rPr>
          <w:delText>.</w:delText>
        </w:r>
        <w:r w:rsidDel="00A61525">
          <w:rPr>
            <w:rFonts w:ascii="Arial" w:hAnsi="Arial" w:cs="Arial"/>
            <w:color w:val="000000" w:themeColor="text1"/>
            <w:sz w:val="20"/>
            <w:szCs w:val="20"/>
            <w:shd w:val="clear" w:color="auto" w:fill="FFFFFF"/>
            <w:lang w:val="en-US"/>
          </w:rPr>
          <w:delText xml:space="preserve"> </w:delText>
        </w:r>
        <w:r w:rsidR="00FC59C0" w:rsidDel="00A61525">
          <w:rPr>
            <w:rFonts w:ascii="Arial" w:hAnsi="Arial" w:cs="Arial"/>
            <w:color w:val="000000" w:themeColor="text1"/>
            <w:sz w:val="20"/>
            <w:szCs w:val="20"/>
            <w:shd w:val="clear" w:color="auto" w:fill="FFFFFF"/>
            <w:lang w:val="en-US"/>
          </w:rPr>
          <w:delText>Specifically, at the end of the third paragraph of the discussion the reviewer can read</w:delText>
        </w:r>
      </w:del>
      <w:r w:rsidR="00FC59C0">
        <w:rPr>
          <w:rFonts w:ascii="Arial" w:hAnsi="Arial" w:cs="Arial"/>
          <w:color w:val="000000" w:themeColor="text1"/>
          <w:sz w:val="20"/>
          <w:szCs w:val="20"/>
          <w:shd w:val="clear" w:color="auto" w:fill="FFFFFF"/>
          <w:lang w:val="en-US"/>
        </w:rPr>
        <w:t>:</w:t>
      </w:r>
      <w:commentRangeStart w:id="340"/>
      <w:commentRangeStart w:id="341"/>
      <w:r w:rsidR="00FC59C0">
        <w:rPr>
          <w:rFonts w:ascii="Arial" w:hAnsi="Arial" w:cs="Arial"/>
          <w:color w:val="000000" w:themeColor="text1"/>
          <w:sz w:val="20"/>
          <w:szCs w:val="20"/>
          <w:shd w:val="clear" w:color="auto" w:fill="FFFFFF"/>
          <w:lang w:val="en-US"/>
        </w:rPr>
        <w:t xml:space="preserve"> "</w:t>
      </w:r>
      <w:r w:rsidR="00FC59C0" w:rsidRPr="007A7746">
        <w:rPr>
          <w:rFonts w:ascii="Arial" w:hAnsi="Arial" w:cs="Arial"/>
          <w:color w:val="000000" w:themeColor="text1"/>
          <w:sz w:val="20"/>
          <w:szCs w:val="20"/>
          <w:shd w:val="clear" w:color="auto" w:fill="FFFFFF"/>
          <w:lang w:val="en-US"/>
        </w:rPr>
        <w:t xml:space="preserve">Despite the different conditions </w:t>
      </w:r>
      <w:del w:id="342" w:author="Shaman, Jeffrey L." w:date="2023-08-25T13:25:00Z">
        <w:r w:rsidR="00FC59C0" w:rsidRPr="007A7746" w:rsidDel="00A61525">
          <w:rPr>
            <w:rFonts w:ascii="Arial" w:hAnsi="Arial" w:cs="Arial"/>
            <w:color w:val="000000" w:themeColor="text1"/>
            <w:sz w:val="20"/>
            <w:szCs w:val="20"/>
            <w:shd w:val="clear" w:color="auto" w:fill="FFFFFF"/>
            <w:lang w:val="en-US"/>
          </w:rPr>
          <w:delText xml:space="preserve">from </w:delText>
        </w:r>
      </w:del>
      <w:ins w:id="343" w:author="Shaman, Jeffrey L." w:date="2023-08-25T13:25:00Z">
        <w:r w:rsidR="00A61525">
          <w:rPr>
            <w:rFonts w:ascii="Arial" w:hAnsi="Arial" w:cs="Arial"/>
            <w:color w:val="000000" w:themeColor="text1"/>
            <w:sz w:val="20"/>
            <w:szCs w:val="20"/>
            <w:shd w:val="clear" w:color="auto" w:fill="FFFFFF"/>
            <w:lang w:val="en-US"/>
          </w:rPr>
          <w:t>in the</w:t>
        </w:r>
        <w:r w:rsidR="00A61525" w:rsidRPr="007A7746">
          <w:rPr>
            <w:rFonts w:ascii="Arial" w:hAnsi="Arial" w:cs="Arial"/>
            <w:color w:val="000000" w:themeColor="text1"/>
            <w:sz w:val="20"/>
            <w:szCs w:val="20"/>
            <w:shd w:val="clear" w:color="auto" w:fill="FFFFFF"/>
            <w:lang w:val="en-US"/>
          </w:rPr>
          <w:t xml:space="preserve"> </w:t>
        </w:r>
      </w:ins>
      <w:r w:rsidR="00FC59C0" w:rsidRPr="007A7746">
        <w:rPr>
          <w:rFonts w:ascii="Arial" w:hAnsi="Arial" w:cs="Arial"/>
          <w:color w:val="000000" w:themeColor="text1"/>
          <w:sz w:val="20"/>
          <w:szCs w:val="20"/>
          <w:shd w:val="clear" w:color="auto" w:fill="FFFFFF"/>
          <w:lang w:val="en-US"/>
        </w:rPr>
        <w:t xml:space="preserve">US, evidence </w:t>
      </w:r>
      <w:del w:id="344" w:author="Shaman, Jeffrey L." w:date="2023-08-25T13:25:00Z">
        <w:r w:rsidR="00FC59C0" w:rsidRPr="007A7746" w:rsidDel="00A61525">
          <w:rPr>
            <w:rFonts w:ascii="Arial" w:hAnsi="Arial" w:cs="Arial"/>
            <w:color w:val="000000" w:themeColor="text1"/>
            <w:sz w:val="20"/>
            <w:szCs w:val="20"/>
            <w:shd w:val="clear" w:color="auto" w:fill="FFFFFF"/>
            <w:lang w:val="en-US"/>
          </w:rPr>
          <w:delText xml:space="preserve">in </w:delText>
        </w:r>
      </w:del>
      <w:ins w:id="345" w:author="Shaman, Jeffrey L." w:date="2023-08-25T13:25:00Z">
        <w:r w:rsidR="00A61525">
          <w:rPr>
            <w:rFonts w:ascii="Arial" w:hAnsi="Arial" w:cs="Arial"/>
            <w:color w:val="000000" w:themeColor="text1"/>
            <w:sz w:val="20"/>
            <w:szCs w:val="20"/>
            <w:shd w:val="clear" w:color="auto" w:fill="FFFFFF"/>
            <w:lang w:val="en-US"/>
          </w:rPr>
          <w:t>from</w:t>
        </w:r>
        <w:r w:rsidR="00A61525" w:rsidRPr="007A7746">
          <w:rPr>
            <w:rFonts w:ascii="Arial" w:hAnsi="Arial" w:cs="Arial"/>
            <w:color w:val="000000" w:themeColor="text1"/>
            <w:sz w:val="20"/>
            <w:szCs w:val="20"/>
            <w:shd w:val="clear" w:color="auto" w:fill="FFFFFF"/>
            <w:lang w:val="en-US"/>
          </w:rPr>
          <w:t xml:space="preserve"> </w:t>
        </w:r>
      </w:ins>
      <w:r w:rsidR="00FC59C0" w:rsidRPr="007A7746">
        <w:rPr>
          <w:rFonts w:ascii="Arial" w:hAnsi="Arial" w:cs="Arial"/>
          <w:color w:val="000000" w:themeColor="text1"/>
          <w:sz w:val="20"/>
          <w:szCs w:val="20"/>
          <w:shd w:val="clear" w:color="auto" w:fill="FFFFFF"/>
          <w:lang w:val="en-US"/>
        </w:rPr>
        <w:t xml:space="preserve">the meningitis Belt supports </w:t>
      </w:r>
      <w:ins w:id="346" w:author="Shaman, Jeffrey L." w:date="2023-08-25T13:25:00Z">
        <w:r w:rsidR="00A61525">
          <w:rPr>
            <w:rFonts w:ascii="Arial" w:hAnsi="Arial" w:cs="Arial"/>
            <w:color w:val="000000" w:themeColor="text1"/>
            <w:sz w:val="20"/>
            <w:szCs w:val="20"/>
            <w:shd w:val="clear" w:color="auto" w:fill="FFFFFF"/>
            <w:lang w:val="en-US"/>
          </w:rPr>
          <w:t xml:space="preserve">investigation of </w:t>
        </w:r>
      </w:ins>
      <w:r w:rsidR="00FC59C0" w:rsidRPr="007A7746">
        <w:rPr>
          <w:rFonts w:ascii="Arial" w:hAnsi="Arial" w:cs="Arial"/>
          <w:color w:val="000000" w:themeColor="text1"/>
          <w:sz w:val="20"/>
          <w:szCs w:val="20"/>
          <w:shd w:val="clear" w:color="auto" w:fill="FFFFFF"/>
          <w:lang w:val="en-US"/>
        </w:rPr>
        <w:t>a potential effect of climate on disease mechanisms"</w:t>
      </w:r>
      <w:r w:rsidR="00FC59C0">
        <w:rPr>
          <w:rFonts w:ascii="Arial" w:hAnsi="Arial" w:cs="Arial"/>
          <w:color w:val="000000" w:themeColor="text1"/>
          <w:sz w:val="20"/>
          <w:szCs w:val="20"/>
          <w:shd w:val="clear" w:color="auto" w:fill="FFFFFF"/>
          <w:lang w:val="en-US"/>
        </w:rPr>
        <w:t>.</w:t>
      </w:r>
      <w:commentRangeEnd w:id="340"/>
      <w:r w:rsidR="00A61525">
        <w:rPr>
          <w:rStyle w:val="CommentReference"/>
        </w:rPr>
        <w:commentReference w:id="340"/>
      </w:r>
      <w:commentRangeEnd w:id="341"/>
      <w:r w:rsidR="009F536D">
        <w:rPr>
          <w:rStyle w:val="CommentReference"/>
        </w:rPr>
        <w:commentReference w:id="341"/>
      </w:r>
    </w:p>
    <w:p w14:paraId="522432A5" w14:textId="77777777" w:rsidR="00E225B0" w:rsidRDefault="00E225B0" w:rsidP="009874C3">
      <w:pPr>
        <w:spacing w:line="360" w:lineRule="auto"/>
        <w:rPr>
          <w:rFonts w:ascii="Arial" w:hAnsi="Arial" w:cs="Arial"/>
          <w:color w:val="000000"/>
          <w:sz w:val="20"/>
          <w:szCs w:val="20"/>
          <w:shd w:val="clear" w:color="auto" w:fill="FFFFFF"/>
        </w:rPr>
      </w:pPr>
    </w:p>
    <w:p w14:paraId="2D8D939F" w14:textId="5BE90824" w:rsidR="008410CB" w:rsidRDefault="008410CB" w:rsidP="009874C3">
      <w:pPr>
        <w:spacing w:line="360" w:lineRule="auto"/>
        <w:rPr>
          <w:rFonts w:ascii="Arial" w:hAnsi="Arial" w:cs="Arial"/>
          <w:i/>
          <w:iCs/>
          <w:color w:val="808080" w:themeColor="background1" w:themeShade="80"/>
          <w:sz w:val="20"/>
          <w:szCs w:val="20"/>
          <w:lang w:val="en-US"/>
        </w:rPr>
      </w:pPr>
      <w:r>
        <w:rPr>
          <w:rFonts w:ascii="Arial" w:hAnsi="Arial" w:cs="Arial"/>
          <w:i/>
          <w:iCs/>
          <w:color w:val="808080" w:themeColor="background1" w:themeShade="80"/>
          <w:sz w:val="20"/>
          <w:szCs w:val="20"/>
          <w:lang w:val="en-US"/>
        </w:rPr>
        <w:t xml:space="preserve">Predicted prevalence </w:t>
      </w:r>
      <w:r w:rsidR="00C57ECB">
        <w:rPr>
          <w:rFonts w:ascii="Arial" w:hAnsi="Arial" w:cs="Arial"/>
          <w:i/>
          <w:iCs/>
          <w:color w:val="808080" w:themeColor="background1" w:themeShade="80"/>
          <w:sz w:val="20"/>
          <w:szCs w:val="20"/>
          <w:lang w:val="en-US"/>
        </w:rPr>
        <w:t>matches</w:t>
      </w:r>
      <w:r>
        <w:rPr>
          <w:rFonts w:ascii="Arial" w:hAnsi="Arial" w:cs="Arial"/>
          <w:i/>
          <w:iCs/>
          <w:color w:val="808080" w:themeColor="background1" w:themeShade="80"/>
          <w:sz w:val="20"/>
          <w:szCs w:val="20"/>
          <w:lang w:val="en-US"/>
        </w:rPr>
        <w:t xml:space="preserve"> empirical observations?</w:t>
      </w:r>
      <w:r w:rsidR="00D9484A">
        <w:rPr>
          <w:rFonts w:ascii="Arial" w:hAnsi="Arial" w:cs="Arial"/>
          <w:i/>
          <w:iCs/>
          <w:color w:val="808080" w:themeColor="background1" w:themeShade="80"/>
          <w:sz w:val="20"/>
          <w:szCs w:val="20"/>
          <w:lang w:val="en-US"/>
        </w:rPr>
        <w:t xml:space="preserve"> </w:t>
      </w:r>
      <w:r w:rsidR="00D9484A">
        <w:rPr>
          <w:rFonts w:ascii="Arial" w:hAnsi="Arial" w:cs="Arial"/>
          <w:i/>
          <w:iCs/>
          <w:color w:val="FF0000"/>
          <w:sz w:val="20"/>
          <w:szCs w:val="20"/>
          <w:lang w:val="en-US"/>
        </w:rPr>
        <w:t>DONE</w:t>
      </w:r>
    </w:p>
    <w:p w14:paraId="515AC69C" w14:textId="78A9A041" w:rsidR="008410CB" w:rsidRDefault="008410CB" w:rsidP="009874C3">
      <w:pPr>
        <w:spacing w:line="360" w:lineRule="auto"/>
        <w:rPr>
          <w:rFonts w:ascii="Arial" w:hAnsi="Arial" w:cs="Arial"/>
          <w:color w:val="000000"/>
          <w:sz w:val="20"/>
          <w:szCs w:val="20"/>
          <w:shd w:val="clear" w:color="auto" w:fill="FFFFFF"/>
        </w:rPr>
      </w:pPr>
      <w:r w:rsidRPr="00A63446">
        <w:rPr>
          <w:rFonts w:ascii="Arial" w:hAnsi="Arial" w:cs="Arial"/>
          <w:color w:val="000000"/>
          <w:sz w:val="20"/>
          <w:szCs w:val="20"/>
          <w:shd w:val="clear" w:color="auto" w:fill="FFFFFF"/>
        </w:rPr>
        <w:t>It is not clear in how far the predicted carriage prevalences are compatible with observed data – this would be important to address.</w:t>
      </w:r>
    </w:p>
    <w:p w14:paraId="276D60A8" w14:textId="3B556540" w:rsidR="009343D1" w:rsidRPr="00A61525" w:rsidRDefault="009343D1" w:rsidP="009874C3">
      <w:pPr>
        <w:spacing w:line="360" w:lineRule="auto"/>
        <w:rPr>
          <w:rFonts w:ascii="Arial" w:hAnsi="Arial" w:cs="Arial"/>
          <w:color w:val="000000"/>
          <w:sz w:val="20"/>
          <w:szCs w:val="20"/>
          <w:shd w:val="clear" w:color="auto" w:fill="FFFFFF"/>
          <w:lang w:val="en-US"/>
          <w:rPrChange w:id="347" w:author="Shaman, Jeffrey L." w:date="2023-08-25T13:42:00Z">
            <w:rPr>
              <w:rFonts w:ascii="Arial" w:hAnsi="Arial" w:cs="Arial"/>
              <w:color w:val="000000"/>
              <w:sz w:val="20"/>
              <w:szCs w:val="20"/>
              <w:shd w:val="clear" w:color="auto" w:fill="FFFFFF"/>
            </w:rPr>
          </w:rPrChange>
        </w:rPr>
      </w:pPr>
      <w:r w:rsidRPr="009343D1">
        <w:rPr>
          <w:rFonts w:ascii="Arial" w:hAnsi="Arial" w:cs="Arial"/>
          <w:i/>
          <w:iCs/>
          <w:color w:val="FF0000"/>
          <w:sz w:val="20"/>
          <w:szCs w:val="20"/>
          <w:shd w:val="clear" w:color="auto" w:fill="FFFFFF"/>
        </w:rPr>
        <w:t>Answer:</w:t>
      </w:r>
      <w:r w:rsidRPr="009343D1">
        <w:rPr>
          <w:rFonts w:ascii="Arial" w:hAnsi="Arial" w:cs="Arial"/>
          <w:color w:val="FF0000"/>
          <w:sz w:val="20"/>
          <w:szCs w:val="20"/>
          <w:shd w:val="clear" w:color="auto" w:fill="FFFFFF"/>
        </w:rPr>
        <w:t xml:space="preserve"> </w:t>
      </w:r>
      <w:r w:rsidRPr="009343D1">
        <w:rPr>
          <w:rFonts w:ascii="Arial" w:hAnsi="Arial" w:cs="Arial"/>
          <w:color w:val="000000"/>
          <w:sz w:val="20"/>
          <w:szCs w:val="20"/>
          <w:shd w:val="clear" w:color="auto" w:fill="FFFFFF"/>
        </w:rPr>
        <w:t>Thank</w:t>
      </w:r>
      <w:del w:id="348" w:author="Shaman, Jeffrey L." w:date="2023-08-25T13:41:00Z">
        <w:r w:rsidRPr="009343D1" w:rsidDel="00A61525">
          <w:rPr>
            <w:rFonts w:ascii="Arial" w:hAnsi="Arial" w:cs="Arial"/>
            <w:color w:val="000000"/>
            <w:sz w:val="20"/>
            <w:szCs w:val="20"/>
            <w:shd w:val="clear" w:color="auto" w:fill="FFFFFF"/>
          </w:rPr>
          <w:delText>s</w:delText>
        </w:r>
      </w:del>
      <w:ins w:id="349" w:author="Shaman, Jeffrey L." w:date="2023-08-25T13:41:00Z">
        <w:r w:rsidR="00A61525">
          <w:rPr>
            <w:rFonts w:ascii="Arial" w:hAnsi="Arial" w:cs="Arial"/>
            <w:color w:val="000000"/>
            <w:sz w:val="20"/>
            <w:szCs w:val="20"/>
            <w:shd w:val="clear" w:color="auto" w:fill="FFFFFF"/>
            <w:lang w:val="en-US"/>
          </w:rPr>
          <w:t xml:space="preserve"> you</w:t>
        </w:r>
      </w:ins>
      <w:r w:rsidRPr="009343D1">
        <w:rPr>
          <w:rFonts w:ascii="Arial" w:hAnsi="Arial" w:cs="Arial"/>
          <w:color w:val="000000"/>
          <w:sz w:val="20"/>
          <w:szCs w:val="20"/>
          <w:shd w:val="clear" w:color="auto" w:fill="FFFFFF"/>
        </w:rPr>
        <w:t xml:space="preserve"> for </w:t>
      </w:r>
      <w:del w:id="350" w:author="Shaman, Jeffrey L." w:date="2023-08-25T13:41:00Z">
        <w:r w:rsidRPr="009343D1" w:rsidDel="00A61525">
          <w:rPr>
            <w:rFonts w:ascii="Arial" w:hAnsi="Arial" w:cs="Arial"/>
            <w:color w:val="000000"/>
            <w:sz w:val="20"/>
            <w:szCs w:val="20"/>
            <w:shd w:val="clear" w:color="auto" w:fill="FFFFFF"/>
          </w:rPr>
          <w:delText xml:space="preserve">making us notice </w:delText>
        </w:r>
        <w:r w:rsidR="00CA5481" w:rsidDel="00A61525">
          <w:rPr>
            <w:rFonts w:ascii="Arial" w:hAnsi="Arial" w:cs="Arial"/>
            <w:color w:val="000000"/>
            <w:sz w:val="20"/>
            <w:szCs w:val="20"/>
            <w:shd w:val="clear" w:color="auto" w:fill="FFFFFF"/>
            <w:lang w:val="en-US"/>
          </w:rPr>
          <w:delText>that</w:delText>
        </w:r>
      </w:del>
      <w:ins w:id="351" w:author="Shaman, Jeffrey L." w:date="2023-08-25T13:41:00Z">
        <w:r w:rsidR="00A61525">
          <w:rPr>
            <w:rFonts w:ascii="Arial" w:hAnsi="Arial" w:cs="Arial"/>
            <w:color w:val="000000"/>
            <w:sz w:val="20"/>
            <w:szCs w:val="20"/>
            <w:shd w:val="clear" w:color="auto" w:fill="FFFFFF"/>
            <w:lang w:val="en-US"/>
          </w:rPr>
          <w:t>noting that</w:t>
        </w:r>
      </w:ins>
      <w:r w:rsidR="00CA5481">
        <w:rPr>
          <w:rFonts w:ascii="Arial" w:hAnsi="Arial" w:cs="Arial"/>
          <w:color w:val="000000"/>
          <w:sz w:val="20"/>
          <w:szCs w:val="20"/>
          <w:shd w:val="clear" w:color="auto" w:fill="FFFFFF"/>
          <w:lang w:val="en-US"/>
        </w:rPr>
        <w:t xml:space="preserve"> </w:t>
      </w:r>
      <w:r w:rsidRPr="009343D1">
        <w:rPr>
          <w:rFonts w:ascii="Arial" w:hAnsi="Arial" w:cs="Arial"/>
          <w:color w:val="000000"/>
          <w:sz w:val="20"/>
          <w:szCs w:val="20"/>
          <w:shd w:val="clear" w:color="auto" w:fill="FFFFFF"/>
        </w:rPr>
        <w:t>this</w:t>
      </w:r>
      <w:del w:id="352" w:author="Shaman, Jeffrey L." w:date="2023-08-25T13:41:00Z">
        <w:r w:rsidRPr="009343D1" w:rsidDel="00A61525">
          <w:rPr>
            <w:rFonts w:ascii="Arial" w:hAnsi="Arial" w:cs="Arial"/>
            <w:color w:val="000000"/>
            <w:sz w:val="20"/>
            <w:szCs w:val="20"/>
            <w:shd w:val="clear" w:color="auto" w:fill="FFFFFF"/>
          </w:rPr>
          <w:delText xml:space="preserve"> is not clearly stated</w:delText>
        </w:r>
      </w:del>
      <w:ins w:id="353" w:author="Shaman, Jeffrey L." w:date="2023-08-25T13:41:00Z">
        <w:r w:rsidR="00A61525">
          <w:rPr>
            <w:rFonts w:ascii="Arial" w:hAnsi="Arial" w:cs="Arial"/>
            <w:color w:val="000000"/>
            <w:sz w:val="20"/>
            <w:szCs w:val="20"/>
            <w:shd w:val="clear" w:color="auto" w:fill="FFFFFF"/>
            <w:lang w:val="en-US"/>
          </w:rPr>
          <w:t xml:space="preserve"> statement is not clear</w:t>
        </w:r>
      </w:ins>
      <w:r w:rsidRPr="009343D1">
        <w:rPr>
          <w:rFonts w:ascii="Arial" w:hAnsi="Arial" w:cs="Arial"/>
          <w:color w:val="000000"/>
          <w:sz w:val="20"/>
          <w:szCs w:val="20"/>
          <w:shd w:val="clear" w:color="auto" w:fill="FFFFFF"/>
        </w:rPr>
        <w:t>. We selected the initial conditions of the prevalence sampled uniformly between 5% and 30% following</w:t>
      </w:r>
      <w:r w:rsidR="00DA3900">
        <w:rPr>
          <w:rFonts w:ascii="Arial" w:hAnsi="Arial" w:cs="Arial"/>
          <w:color w:val="000000"/>
          <w:sz w:val="20"/>
          <w:szCs w:val="20"/>
          <w:shd w:val="clear" w:color="auto" w:fill="FFFFFF"/>
          <w:lang w:val="en-US"/>
        </w:rPr>
        <w:t xml:space="preserve"> </w:t>
      </w:r>
      <w:r w:rsidR="00C07069">
        <w:rPr>
          <w:rFonts w:ascii="Arial" w:hAnsi="Arial" w:cs="Arial"/>
          <w:color w:val="000000"/>
          <w:sz w:val="20"/>
          <w:szCs w:val="20"/>
          <w:shd w:val="clear" w:color="auto" w:fill="FFFFFF"/>
          <w:lang w:val="en-US"/>
        </w:rPr>
        <w:t>cross-sectional</w:t>
      </w:r>
      <w:r w:rsidR="00DA3900">
        <w:rPr>
          <w:rFonts w:ascii="Arial" w:hAnsi="Arial" w:cs="Arial"/>
          <w:color w:val="000000"/>
          <w:sz w:val="20"/>
          <w:szCs w:val="20"/>
          <w:shd w:val="clear" w:color="auto" w:fill="FFFFFF"/>
          <w:lang w:val="en-US"/>
        </w:rPr>
        <w:t xml:space="preserve"> studies in the </w:t>
      </w:r>
      <w:r w:rsidR="00524394">
        <w:rPr>
          <w:rFonts w:ascii="Arial" w:hAnsi="Arial" w:cs="Arial"/>
          <w:color w:val="000000"/>
          <w:sz w:val="20"/>
          <w:szCs w:val="20"/>
          <w:shd w:val="clear" w:color="auto" w:fill="FFFFFF"/>
          <w:lang w:val="en-US"/>
        </w:rPr>
        <w:t>literature</w:t>
      </w:r>
      <w:r w:rsidR="00ED4EC2">
        <w:rPr>
          <w:rFonts w:ascii="Arial" w:hAnsi="Arial" w:cs="Arial"/>
          <w:color w:val="000000"/>
          <w:sz w:val="20"/>
          <w:szCs w:val="20"/>
          <w:shd w:val="clear" w:color="auto" w:fill="FFFFFF"/>
          <w:lang w:val="en-US"/>
        </w:rPr>
        <w:fldChar w:fldCharType="begin"/>
      </w:r>
      <w:r w:rsidR="00ED4EC2">
        <w:rPr>
          <w:rFonts w:ascii="Arial" w:hAnsi="Arial" w:cs="Arial"/>
          <w:color w:val="000000"/>
          <w:sz w:val="20"/>
          <w:szCs w:val="20"/>
          <w:shd w:val="clear" w:color="auto" w:fill="FFFFFF"/>
          <w:lang w:val="en-US"/>
        </w:rPr>
        <w:instrText xml:space="preserve"> ADDIN ZOTERO_ITEM CSL_CITATION {"citationID":"X3L5ojeD","properties":{"formattedCitation":"\\super 11\\nosupersub{}","plainCitation":"11","noteIndex":0},"citationItems":[{"id":1816,"uris":["http://zotero.org/users/9551388/items/XCQX52Q8"],"itemData":{"id":1816,"type":"article-journal","abstract":"Background Neisseria meningitidis is an important cause of meningitis and septicaemia, but most infected individuals experience a period of asymptomatic carriage rather than disease. Previous studies have shown that carriage rates vary by age and setting; however, few have assessed carriage across all ages. We aimed to estimate the age-speciﬁc prevalence of meningococcal carriage.","container-title":"The Lancet Infectious Diseases","DOI":"10.1016/S1473-3099(10)70251-6","ISSN":"14733099","issue":"12","journalAbbreviation":"The Lancet Infectious Diseases","language":"en","page":"853-861","source":"DOI.org (Crossref)","title":"Meningococcal carriage by age: a systematic review and meta-analysis","title-short":"Meningococcal carriage by age","volume":"10","author":[{"family":"Christensen","given":"Hannah"},{"family":"May","given":"Margaret"},{"family":"Bowen","given":"Leah"},{"family":"Hickman","given":"Matthew"},{"family":"Trotter","given":"Caroline L"}],"issued":{"date-parts":[["2010",12]]}}}],"schema":"https://github.com/citation-style-language/schema/raw/master/csl-citation.json"} </w:instrText>
      </w:r>
      <w:r w:rsidR="00ED4EC2">
        <w:rPr>
          <w:rFonts w:ascii="Arial" w:hAnsi="Arial" w:cs="Arial"/>
          <w:color w:val="000000"/>
          <w:sz w:val="20"/>
          <w:szCs w:val="20"/>
          <w:shd w:val="clear" w:color="auto" w:fill="FFFFFF"/>
          <w:lang w:val="en-US"/>
        </w:rPr>
        <w:fldChar w:fldCharType="separate"/>
      </w:r>
      <w:r w:rsidR="00ED4EC2" w:rsidRPr="00ED4EC2">
        <w:rPr>
          <w:rFonts w:ascii="Arial" w:hAnsi="Arial" w:cs="Arial"/>
          <w:color w:val="000000"/>
          <w:kern w:val="0"/>
          <w:sz w:val="20"/>
          <w:vertAlign w:val="superscript"/>
          <w:lang w:val="en-GB"/>
        </w:rPr>
        <w:t>11</w:t>
      </w:r>
      <w:r w:rsidR="00ED4EC2">
        <w:rPr>
          <w:rFonts w:ascii="Arial" w:hAnsi="Arial" w:cs="Arial"/>
          <w:color w:val="000000"/>
          <w:sz w:val="20"/>
          <w:szCs w:val="20"/>
          <w:shd w:val="clear" w:color="auto" w:fill="FFFFFF"/>
          <w:lang w:val="en-US"/>
        </w:rPr>
        <w:fldChar w:fldCharType="end"/>
      </w:r>
      <w:ins w:id="354" w:author="Cascante Vega, Jaime E." w:date="2023-08-26T14:52:00Z">
        <w:r w:rsidR="009D5B8A">
          <w:rPr>
            <w:rFonts w:ascii="Arial" w:hAnsi="Arial" w:cs="Arial"/>
            <w:color w:val="000000"/>
            <w:sz w:val="20"/>
            <w:szCs w:val="20"/>
            <w:shd w:val="clear" w:color="auto" w:fill="FFFFFF"/>
            <w:lang w:val="en-US"/>
          </w:rPr>
          <w:t xml:space="preserve">. </w:t>
        </w:r>
      </w:ins>
      <w:del w:id="355" w:author="Cascante Vega, Jaime E." w:date="2023-08-26T14:52:00Z">
        <w:r w:rsidR="00DA3900" w:rsidDel="009D5B8A">
          <w:rPr>
            <w:rFonts w:ascii="Arial" w:hAnsi="Arial" w:cs="Arial"/>
            <w:color w:val="000000"/>
            <w:sz w:val="20"/>
            <w:szCs w:val="20"/>
            <w:shd w:val="clear" w:color="auto" w:fill="FFFFFF"/>
            <w:lang w:val="en-US"/>
          </w:rPr>
          <w:delText xml:space="preserve"> </w:delText>
        </w:r>
        <w:r w:rsidR="00E10370" w:rsidDel="009D5B8A">
          <w:rPr>
            <w:rFonts w:ascii="Arial" w:hAnsi="Arial" w:cs="Arial"/>
            <w:color w:val="000000"/>
            <w:sz w:val="20"/>
            <w:szCs w:val="20"/>
            <w:shd w:val="clear" w:color="auto" w:fill="FFFFFF"/>
            <w:lang w:val="en-US"/>
          </w:rPr>
          <w:delText>(</w:delText>
        </w:r>
        <w:r w:rsidR="00524394" w:rsidRPr="00524394" w:rsidDel="009D5B8A">
          <w:rPr>
            <w:rFonts w:ascii="Arial" w:hAnsi="Arial" w:cs="Arial"/>
            <w:color w:val="000000"/>
            <w:sz w:val="20"/>
            <w:szCs w:val="20"/>
            <w:shd w:val="clear" w:color="auto" w:fill="FFFFFF"/>
            <w:lang w:val="en-US"/>
          </w:rPr>
          <w:delText>https://pubmed.ncbi.nlm.nih.gov/21075057/</w:delText>
        </w:r>
        <w:r w:rsidR="00E10370" w:rsidDel="009D5B8A">
          <w:rPr>
            <w:rFonts w:ascii="Arial" w:hAnsi="Arial" w:cs="Arial"/>
            <w:color w:val="000000"/>
            <w:sz w:val="20"/>
            <w:szCs w:val="20"/>
            <w:shd w:val="clear" w:color="auto" w:fill="FFFFFF"/>
            <w:lang w:val="en-US"/>
          </w:rPr>
          <w:delText xml:space="preserve">). </w:delText>
        </w:r>
      </w:del>
      <w:r w:rsidRPr="009343D1">
        <w:rPr>
          <w:rFonts w:ascii="Arial" w:hAnsi="Arial" w:cs="Arial"/>
          <w:color w:val="000000"/>
          <w:sz w:val="20"/>
          <w:szCs w:val="20"/>
          <w:shd w:val="clear" w:color="auto" w:fill="FFFFFF"/>
        </w:rPr>
        <w:t>We further: “</w:t>
      </w:r>
      <w:r w:rsidRPr="00F95C48">
        <w:rPr>
          <w:rFonts w:ascii="Arial" w:hAnsi="Arial" w:cs="Arial"/>
          <w:i/>
          <w:iCs/>
          <w:color w:val="000000"/>
          <w:sz w:val="20"/>
          <w:szCs w:val="20"/>
          <w:shd w:val="clear" w:color="auto" w:fill="FFFFFF"/>
        </w:rPr>
        <w:t>derived a prior range of parameters and variables by imposing at equilibrium that the basic reproductive number and the carriage prevalence is around 20%, we study the sensitivity of the restriction to different decolonization periods (See</w:t>
      </w:r>
      <w:r w:rsidR="00426EDD" w:rsidRPr="00F95C48">
        <w:rPr>
          <w:rFonts w:ascii="Arial" w:hAnsi="Arial" w:cs="Arial"/>
          <w:i/>
          <w:iCs/>
          <w:color w:val="000000"/>
          <w:sz w:val="20"/>
          <w:szCs w:val="20"/>
          <w:shd w:val="clear" w:color="auto" w:fill="FFFFFF"/>
          <w:lang w:val="en-US"/>
        </w:rPr>
        <w:t xml:space="preserve"> Supplementary Information</w:t>
      </w:r>
      <w:r w:rsidRPr="00F95C48">
        <w:rPr>
          <w:rFonts w:ascii="Arial" w:hAnsi="Arial" w:cs="Arial"/>
          <w:i/>
          <w:iCs/>
          <w:color w:val="000000"/>
          <w:sz w:val="20"/>
          <w:szCs w:val="20"/>
          <w:shd w:val="clear" w:color="auto" w:fill="FFFFFF"/>
        </w:rPr>
        <w:t xml:space="preserve"> Figures SI2-SI4)”.</w:t>
      </w:r>
      <w:r w:rsidRPr="009343D1">
        <w:rPr>
          <w:rFonts w:ascii="Arial" w:hAnsi="Arial" w:cs="Arial"/>
          <w:color w:val="000000"/>
          <w:sz w:val="20"/>
          <w:szCs w:val="20"/>
          <w:shd w:val="clear" w:color="auto" w:fill="FFFFFF"/>
        </w:rPr>
        <w:t xml:space="preserve"> However, we are unaware of any studies systematically reporting carriage data across time. Consequently, we could not validate the estimated prevalence in time.</w:t>
      </w:r>
      <w:ins w:id="356" w:author="Shaman, Jeffrey L." w:date="2023-08-25T13:42:00Z">
        <w:r w:rsidR="00A61525">
          <w:rPr>
            <w:rFonts w:ascii="Arial" w:hAnsi="Arial" w:cs="Arial"/>
            <w:color w:val="000000"/>
            <w:sz w:val="20"/>
            <w:szCs w:val="20"/>
            <w:shd w:val="clear" w:color="auto" w:fill="FFFFFF"/>
            <w:lang w:val="en-US"/>
          </w:rPr>
          <w:t xml:space="preserve"> </w:t>
        </w:r>
      </w:ins>
    </w:p>
    <w:p w14:paraId="702D1B7E" w14:textId="77777777" w:rsidR="009343D1" w:rsidRDefault="009343D1" w:rsidP="009874C3">
      <w:pPr>
        <w:spacing w:line="360" w:lineRule="auto"/>
        <w:rPr>
          <w:rFonts w:ascii="Arial" w:hAnsi="Arial" w:cs="Arial"/>
          <w:color w:val="000000"/>
          <w:sz w:val="20"/>
          <w:szCs w:val="20"/>
          <w:shd w:val="clear" w:color="auto" w:fill="FFFFFF"/>
        </w:rPr>
      </w:pPr>
    </w:p>
    <w:p w14:paraId="4998DC78" w14:textId="547F7E5B" w:rsidR="007C441F" w:rsidRPr="007C441F" w:rsidRDefault="007C441F" w:rsidP="009874C3">
      <w:pPr>
        <w:spacing w:line="360" w:lineRule="auto"/>
        <w:rPr>
          <w:rFonts w:ascii="Arial" w:hAnsi="Arial" w:cs="Arial"/>
          <w:i/>
          <w:iCs/>
          <w:color w:val="808080" w:themeColor="background1" w:themeShade="80"/>
          <w:sz w:val="20"/>
          <w:szCs w:val="20"/>
          <w:lang w:val="en-US"/>
        </w:rPr>
      </w:pPr>
      <w:r>
        <w:rPr>
          <w:rFonts w:ascii="Arial" w:hAnsi="Arial" w:cs="Arial"/>
          <w:i/>
          <w:iCs/>
          <w:color w:val="808080" w:themeColor="background1" w:themeShade="80"/>
          <w:sz w:val="20"/>
          <w:szCs w:val="20"/>
          <w:lang w:val="en-US"/>
        </w:rPr>
        <w:t>COVID19</w:t>
      </w:r>
      <w:r w:rsidR="00D9484A">
        <w:rPr>
          <w:rFonts w:ascii="Arial" w:hAnsi="Arial" w:cs="Arial"/>
          <w:i/>
          <w:iCs/>
          <w:color w:val="808080" w:themeColor="background1" w:themeShade="80"/>
          <w:sz w:val="20"/>
          <w:szCs w:val="20"/>
          <w:lang w:val="en-US"/>
        </w:rPr>
        <w:t xml:space="preserve"> </w:t>
      </w:r>
      <w:r w:rsidR="00D9484A">
        <w:rPr>
          <w:rFonts w:ascii="Arial" w:hAnsi="Arial" w:cs="Arial"/>
          <w:i/>
          <w:iCs/>
          <w:color w:val="FF0000"/>
          <w:sz w:val="20"/>
          <w:szCs w:val="20"/>
          <w:lang w:val="en-US"/>
        </w:rPr>
        <w:t>DONE</w:t>
      </w:r>
    </w:p>
    <w:p w14:paraId="36804998" w14:textId="60686544" w:rsidR="00413F74" w:rsidRDefault="007C441F" w:rsidP="009874C3">
      <w:pPr>
        <w:spacing w:line="360" w:lineRule="auto"/>
        <w:rPr>
          <w:rFonts w:ascii="Arial" w:hAnsi="Arial" w:cs="Arial"/>
          <w:color w:val="000000"/>
          <w:sz w:val="20"/>
          <w:szCs w:val="20"/>
          <w:shd w:val="clear" w:color="auto" w:fill="FFFFFF"/>
        </w:rPr>
      </w:pPr>
      <w:r w:rsidRPr="007C441F">
        <w:rPr>
          <w:rFonts w:ascii="Arial" w:hAnsi="Arial" w:cs="Arial"/>
          <w:color w:val="000000"/>
          <w:sz w:val="20"/>
          <w:szCs w:val="20"/>
          <w:shd w:val="clear" w:color="auto" w:fill="FFFFFF"/>
        </w:rPr>
        <w:t>From the manuscript, it remains unclear how the incidence of IMD changed across the Covid-19 pandemic, during and following the restrictions. This should be specifically addressed, globally in the US and regarding local outbreaks.</w:t>
      </w:r>
    </w:p>
    <w:p w14:paraId="185B7BF4" w14:textId="77777777" w:rsidR="00DA3900" w:rsidRDefault="00DA3900" w:rsidP="009874C3">
      <w:pPr>
        <w:spacing w:line="360" w:lineRule="auto"/>
        <w:rPr>
          <w:rFonts w:ascii="Arial" w:hAnsi="Arial" w:cs="Arial"/>
          <w:color w:val="000000"/>
          <w:sz w:val="20"/>
          <w:szCs w:val="20"/>
          <w:shd w:val="clear" w:color="auto" w:fill="FFFFFF"/>
        </w:rPr>
      </w:pPr>
    </w:p>
    <w:p w14:paraId="57DCBFAC" w14:textId="409FDE00" w:rsidR="00DA3900" w:rsidRDefault="009343D1" w:rsidP="009874C3">
      <w:pPr>
        <w:spacing w:line="360" w:lineRule="auto"/>
        <w:rPr>
          <w:rFonts w:ascii="Arial" w:hAnsi="Arial" w:cs="Arial"/>
          <w:color w:val="000000"/>
          <w:sz w:val="20"/>
          <w:szCs w:val="20"/>
          <w:shd w:val="clear" w:color="auto" w:fill="FFFFFF"/>
        </w:rPr>
      </w:pPr>
      <w:r w:rsidRPr="009343D1">
        <w:rPr>
          <w:rFonts w:ascii="Arial" w:hAnsi="Arial" w:cs="Arial"/>
          <w:i/>
          <w:iCs/>
          <w:color w:val="FF0000"/>
          <w:sz w:val="20"/>
          <w:szCs w:val="20"/>
          <w:shd w:val="clear" w:color="auto" w:fill="FFFFFF"/>
        </w:rPr>
        <w:t>Answer:</w:t>
      </w:r>
      <w:r w:rsidRPr="009343D1">
        <w:rPr>
          <w:rFonts w:ascii="Arial" w:hAnsi="Arial" w:cs="Arial"/>
          <w:color w:val="FF0000"/>
          <w:sz w:val="20"/>
          <w:szCs w:val="20"/>
          <w:shd w:val="clear" w:color="auto" w:fill="FFFFFF"/>
        </w:rPr>
        <w:t xml:space="preserve"> </w:t>
      </w:r>
      <w:r w:rsidR="00DA3900" w:rsidRPr="00F95C48">
        <w:rPr>
          <w:rFonts w:ascii="Arial" w:hAnsi="Arial" w:cs="Arial"/>
          <w:color w:val="000000" w:themeColor="text1"/>
          <w:sz w:val="20"/>
          <w:szCs w:val="20"/>
          <w:shd w:val="clear" w:color="auto" w:fill="FFFFFF"/>
          <w:lang w:val="en-US"/>
        </w:rPr>
        <w:t xml:space="preserve">We agree that </w:t>
      </w:r>
      <w:r w:rsidR="00DA3900">
        <w:rPr>
          <w:rFonts w:ascii="Arial" w:hAnsi="Arial" w:cs="Arial"/>
          <w:color w:val="000000"/>
          <w:sz w:val="20"/>
          <w:szCs w:val="20"/>
          <w:shd w:val="clear" w:color="auto" w:fill="FFFFFF"/>
          <w:lang w:val="en-US"/>
        </w:rPr>
        <w:t>u</w:t>
      </w:r>
      <w:r w:rsidRPr="009343D1">
        <w:rPr>
          <w:rFonts w:ascii="Arial" w:hAnsi="Arial" w:cs="Arial"/>
          <w:color w:val="000000"/>
          <w:sz w:val="20"/>
          <w:szCs w:val="20"/>
          <w:shd w:val="clear" w:color="auto" w:fill="FFFFFF"/>
        </w:rPr>
        <w:t xml:space="preserve">nderstanding the effect of non-pharmaceutical interventions (NPIs) on the carriage prevalence of </w:t>
      </w:r>
      <w:r w:rsidRPr="00A61525">
        <w:rPr>
          <w:rFonts w:ascii="Arial" w:hAnsi="Arial" w:cs="Arial"/>
          <w:i/>
          <w:iCs/>
          <w:color w:val="000000"/>
          <w:sz w:val="20"/>
          <w:szCs w:val="20"/>
          <w:shd w:val="clear" w:color="auto" w:fill="FFFFFF"/>
          <w:rPrChange w:id="357" w:author="Shaman, Jeffrey L." w:date="2023-08-25T13:42:00Z">
            <w:rPr>
              <w:rFonts w:ascii="Arial" w:hAnsi="Arial" w:cs="Arial"/>
              <w:color w:val="000000"/>
              <w:sz w:val="20"/>
              <w:szCs w:val="20"/>
              <w:shd w:val="clear" w:color="auto" w:fill="FFFFFF"/>
            </w:rPr>
          </w:rPrChange>
        </w:rPr>
        <w:t xml:space="preserve">N. meningitidis </w:t>
      </w:r>
      <w:r w:rsidRPr="009343D1">
        <w:rPr>
          <w:rFonts w:ascii="Arial" w:hAnsi="Arial" w:cs="Arial"/>
          <w:color w:val="000000"/>
          <w:sz w:val="20"/>
          <w:szCs w:val="20"/>
          <w:shd w:val="clear" w:color="auto" w:fill="FFFFFF"/>
        </w:rPr>
        <w:t xml:space="preserve">and on IMD incidence would be </w:t>
      </w:r>
      <w:r w:rsidR="00DA3900">
        <w:rPr>
          <w:rFonts w:ascii="Arial" w:hAnsi="Arial" w:cs="Arial"/>
          <w:color w:val="000000"/>
          <w:sz w:val="20"/>
          <w:szCs w:val="20"/>
          <w:shd w:val="clear" w:color="auto" w:fill="FFFFFF"/>
          <w:lang w:val="en-US"/>
        </w:rPr>
        <w:t>very interesting.</w:t>
      </w:r>
      <w:r w:rsidRPr="009343D1">
        <w:rPr>
          <w:rFonts w:ascii="Arial" w:hAnsi="Arial" w:cs="Arial"/>
          <w:color w:val="000000"/>
          <w:sz w:val="20"/>
          <w:szCs w:val="20"/>
          <w:shd w:val="clear" w:color="auto" w:fill="FFFFFF"/>
        </w:rPr>
        <w:t xml:space="preserve"> </w:t>
      </w:r>
    </w:p>
    <w:p w14:paraId="1F611179" w14:textId="3A5BEFCD" w:rsidR="009343D1" w:rsidRDefault="00DA3900" w:rsidP="009874C3">
      <w:pPr>
        <w:spacing w:line="360" w:lineRule="auto"/>
        <w:rPr>
          <w:rFonts w:ascii="Arial" w:hAnsi="Arial" w:cs="Arial"/>
          <w:color w:val="000000"/>
          <w:sz w:val="20"/>
          <w:szCs w:val="20"/>
          <w:shd w:val="clear" w:color="auto" w:fill="FFFFFF"/>
        </w:rPr>
      </w:pPr>
      <w:r>
        <w:rPr>
          <w:rFonts w:ascii="Arial" w:hAnsi="Arial" w:cs="Arial"/>
          <w:color w:val="000000"/>
          <w:sz w:val="20"/>
          <w:szCs w:val="20"/>
          <w:shd w:val="clear" w:color="auto" w:fill="FFFFFF"/>
          <w:lang w:val="en-US"/>
        </w:rPr>
        <w:t>W</w:t>
      </w:r>
      <w:r w:rsidR="009343D1" w:rsidRPr="009343D1">
        <w:rPr>
          <w:rFonts w:ascii="Arial" w:hAnsi="Arial" w:cs="Arial"/>
          <w:color w:val="000000"/>
          <w:sz w:val="20"/>
          <w:szCs w:val="20"/>
          <w:shd w:val="clear" w:color="auto" w:fill="FFFFFF"/>
        </w:rPr>
        <w:t>e</w:t>
      </w:r>
      <w:ins w:id="358" w:author="Shaman, Jeffrey L." w:date="2023-08-25T13:42:00Z">
        <w:r w:rsidR="00A61525">
          <w:rPr>
            <w:rFonts w:ascii="Arial" w:hAnsi="Arial" w:cs="Arial"/>
            <w:color w:val="000000"/>
            <w:sz w:val="20"/>
            <w:szCs w:val="20"/>
            <w:shd w:val="clear" w:color="auto" w:fill="FFFFFF"/>
            <w:lang w:val="en-US"/>
          </w:rPr>
          <w:t xml:space="preserve"> now</w:t>
        </w:r>
      </w:ins>
      <w:r w:rsidR="009343D1" w:rsidRPr="009343D1">
        <w:rPr>
          <w:rFonts w:ascii="Arial" w:hAnsi="Arial" w:cs="Arial"/>
          <w:color w:val="000000"/>
          <w:sz w:val="20"/>
          <w:szCs w:val="20"/>
          <w:shd w:val="clear" w:color="auto" w:fill="FFFFFF"/>
        </w:rPr>
        <w:t xml:space="preserve"> </w:t>
      </w:r>
      <w:r>
        <w:rPr>
          <w:rFonts w:ascii="Arial" w:hAnsi="Arial" w:cs="Arial"/>
          <w:color w:val="000000"/>
          <w:sz w:val="20"/>
          <w:szCs w:val="20"/>
          <w:shd w:val="clear" w:color="auto" w:fill="FFFFFF"/>
          <w:lang w:val="en-US"/>
        </w:rPr>
        <w:t>have</w:t>
      </w:r>
      <w:r w:rsidRPr="009343D1">
        <w:rPr>
          <w:rFonts w:ascii="Arial" w:hAnsi="Arial" w:cs="Arial"/>
          <w:color w:val="000000"/>
          <w:sz w:val="20"/>
          <w:szCs w:val="20"/>
          <w:shd w:val="clear" w:color="auto" w:fill="FFFFFF"/>
        </w:rPr>
        <w:t xml:space="preserve"> </w:t>
      </w:r>
      <w:r w:rsidR="009343D1" w:rsidRPr="009343D1">
        <w:rPr>
          <w:rFonts w:ascii="Arial" w:hAnsi="Arial" w:cs="Arial"/>
          <w:color w:val="000000"/>
          <w:sz w:val="20"/>
          <w:szCs w:val="20"/>
          <w:shd w:val="clear" w:color="auto" w:fill="FFFFFF"/>
        </w:rPr>
        <w:t xml:space="preserve">extended our analyses </w:t>
      </w:r>
      <w:del w:id="359" w:author="Shaman, Jeffrey L." w:date="2023-08-25T13:42:00Z">
        <w:r w:rsidR="009343D1" w:rsidRPr="009343D1" w:rsidDel="00A61525">
          <w:rPr>
            <w:rFonts w:ascii="Arial" w:hAnsi="Arial" w:cs="Arial"/>
            <w:color w:val="000000"/>
            <w:sz w:val="20"/>
            <w:szCs w:val="20"/>
            <w:shd w:val="clear" w:color="auto" w:fill="FFFFFF"/>
          </w:rPr>
          <w:delText xml:space="preserve">until </w:delText>
        </w:r>
      </w:del>
      <w:ins w:id="360" w:author="Shaman, Jeffrey L." w:date="2023-08-25T13:42:00Z">
        <w:r w:rsidR="00A61525">
          <w:rPr>
            <w:rFonts w:ascii="Arial" w:hAnsi="Arial" w:cs="Arial"/>
            <w:color w:val="000000"/>
            <w:sz w:val="20"/>
            <w:szCs w:val="20"/>
            <w:shd w:val="clear" w:color="auto" w:fill="FFFFFF"/>
            <w:lang w:val="en-US"/>
          </w:rPr>
          <w:t>through</w:t>
        </w:r>
        <w:r w:rsidR="00A61525" w:rsidRPr="009343D1">
          <w:rPr>
            <w:rFonts w:ascii="Arial" w:hAnsi="Arial" w:cs="Arial"/>
            <w:color w:val="000000"/>
            <w:sz w:val="20"/>
            <w:szCs w:val="20"/>
            <w:shd w:val="clear" w:color="auto" w:fill="FFFFFF"/>
          </w:rPr>
          <w:t xml:space="preserve"> </w:t>
        </w:r>
      </w:ins>
      <w:r>
        <w:rPr>
          <w:rFonts w:ascii="Arial" w:hAnsi="Arial" w:cs="Arial"/>
          <w:color w:val="000000"/>
          <w:sz w:val="20"/>
          <w:szCs w:val="20"/>
          <w:shd w:val="clear" w:color="auto" w:fill="FFFFFF"/>
          <w:lang w:val="en-US"/>
        </w:rPr>
        <w:t xml:space="preserve">the end of </w:t>
      </w:r>
      <w:r w:rsidR="009343D1" w:rsidRPr="009343D1">
        <w:rPr>
          <w:rFonts w:ascii="Arial" w:hAnsi="Arial" w:cs="Arial"/>
          <w:color w:val="000000"/>
          <w:sz w:val="20"/>
          <w:szCs w:val="20"/>
          <w:shd w:val="clear" w:color="auto" w:fill="FFFFFF"/>
        </w:rPr>
        <w:t>2022</w:t>
      </w:r>
      <w:del w:id="361" w:author="Shaman, Jeffrey L." w:date="2023-08-25T13:42:00Z">
        <w:r w:rsidR="009343D1" w:rsidRPr="009343D1" w:rsidDel="00A61525">
          <w:rPr>
            <w:rFonts w:ascii="Arial" w:hAnsi="Arial" w:cs="Arial"/>
            <w:color w:val="000000"/>
            <w:sz w:val="20"/>
            <w:szCs w:val="20"/>
            <w:shd w:val="clear" w:color="auto" w:fill="FFFFFF"/>
          </w:rPr>
          <w:delText>,</w:delText>
        </w:r>
      </w:del>
      <w:r w:rsidR="009343D1" w:rsidRPr="009343D1">
        <w:rPr>
          <w:rFonts w:ascii="Arial" w:hAnsi="Arial" w:cs="Arial"/>
          <w:color w:val="000000"/>
          <w:sz w:val="20"/>
          <w:szCs w:val="20"/>
          <w:shd w:val="clear" w:color="auto" w:fill="FFFFFF"/>
        </w:rPr>
        <w:t xml:space="preserve"> and show</w:t>
      </w:r>
      <w:del w:id="362" w:author="Shaman, Jeffrey L." w:date="2023-08-25T13:43:00Z">
        <w:r w:rsidR="009343D1" w:rsidRPr="009343D1" w:rsidDel="00A61525">
          <w:rPr>
            <w:rFonts w:ascii="Arial" w:hAnsi="Arial" w:cs="Arial"/>
            <w:color w:val="000000"/>
            <w:sz w:val="20"/>
            <w:szCs w:val="20"/>
            <w:shd w:val="clear" w:color="auto" w:fill="FFFFFF"/>
          </w:rPr>
          <w:delText>ed</w:delText>
        </w:r>
      </w:del>
      <w:r w:rsidR="009343D1" w:rsidRPr="009343D1">
        <w:rPr>
          <w:rFonts w:ascii="Arial" w:hAnsi="Arial" w:cs="Arial"/>
          <w:color w:val="000000"/>
          <w:sz w:val="20"/>
          <w:szCs w:val="20"/>
          <w:shd w:val="clear" w:color="auto" w:fill="FFFFFF"/>
        </w:rPr>
        <w:t xml:space="preserve"> that the model-inference system does not </w:t>
      </w:r>
      <w:del w:id="363" w:author="Shaman, Jeffrey L." w:date="2023-08-25T13:43:00Z">
        <w:r w:rsidR="009343D1" w:rsidRPr="009343D1" w:rsidDel="00A61525">
          <w:rPr>
            <w:rFonts w:ascii="Arial" w:hAnsi="Arial" w:cs="Arial"/>
            <w:color w:val="000000"/>
            <w:sz w:val="20"/>
            <w:szCs w:val="20"/>
            <w:shd w:val="clear" w:color="auto" w:fill="FFFFFF"/>
          </w:rPr>
          <w:delText xml:space="preserve">assimilate </w:delText>
        </w:r>
      </w:del>
      <w:ins w:id="364" w:author="Shaman, Jeffrey L." w:date="2023-08-25T13:43:00Z">
        <w:r w:rsidR="00A61525">
          <w:rPr>
            <w:rFonts w:ascii="Arial" w:hAnsi="Arial" w:cs="Arial"/>
            <w:color w:val="000000"/>
            <w:sz w:val="20"/>
            <w:szCs w:val="20"/>
            <w:shd w:val="clear" w:color="auto" w:fill="FFFFFF"/>
            <w:lang w:val="en-US"/>
          </w:rPr>
          <w:t>estimate</w:t>
        </w:r>
        <w:r w:rsidR="00A61525" w:rsidRPr="009343D1">
          <w:rPr>
            <w:rFonts w:ascii="Arial" w:hAnsi="Arial" w:cs="Arial"/>
            <w:color w:val="000000"/>
            <w:sz w:val="20"/>
            <w:szCs w:val="20"/>
            <w:shd w:val="clear" w:color="auto" w:fill="FFFFFF"/>
          </w:rPr>
          <w:t xml:space="preserve"> </w:t>
        </w:r>
      </w:ins>
      <w:r w:rsidR="009343D1" w:rsidRPr="009343D1">
        <w:rPr>
          <w:rFonts w:ascii="Arial" w:hAnsi="Arial" w:cs="Arial"/>
          <w:color w:val="000000"/>
          <w:sz w:val="20"/>
          <w:szCs w:val="20"/>
          <w:shd w:val="clear" w:color="auto" w:fill="FFFFFF"/>
        </w:rPr>
        <w:t>changes in prevalence or likelihood of infection</w:t>
      </w:r>
      <w:r w:rsidR="00C81D8C">
        <w:rPr>
          <w:rFonts w:ascii="Arial" w:hAnsi="Arial" w:cs="Arial"/>
          <w:color w:val="000000"/>
          <w:sz w:val="20"/>
          <w:szCs w:val="20"/>
          <w:shd w:val="clear" w:color="auto" w:fill="FFFFFF"/>
          <w:lang w:val="en-US"/>
        </w:rPr>
        <w:t xml:space="preserve"> at the national level</w:t>
      </w:r>
      <w:r w:rsidR="009343D1" w:rsidRPr="009343D1">
        <w:rPr>
          <w:rFonts w:ascii="Arial" w:hAnsi="Arial" w:cs="Arial"/>
          <w:color w:val="000000"/>
          <w:sz w:val="20"/>
          <w:szCs w:val="20"/>
          <w:shd w:val="clear" w:color="auto" w:fill="FFFFFF"/>
        </w:rPr>
        <w:t xml:space="preserve">. However, as </w:t>
      </w:r>
      <w:r>
        <w:rPr>
          <w:rFonts w:ascii="Arial" w:hAnsi="Arial" w:cs="Arial"/>
          <w:color w:val="000000"/>
          <w:sz w:val="20"/>
          <w:szCs w:val="20"/>
          <w:shd w:val="clear" w:color="auto" w:fill="FFFFFF"/>
          <w:lang w:val="en-US"/>
        </w:rPr>
        <w:t>the review</w:t>
      </w:r>
      <w:r w:rsidRPr="009343D1">
        <w:rPr>
          <w:rFonts w:ascii="Arial" w:hAnsi="Arial" w:cs="Arial"/>
          <w:color w:val="000000"/>
          <w:sz w:val="20"/>
          <w:szCs w:val="20"/>
          <w:shd w:val="clear" w:color="auto" w:fill="FFFFFF"/>
        </w:rPr>
        <w:t xml:space="preserve"> </w:t>
      </w:r>
      <w:r w:rsidR="009343D1" w:rsidRPr="009343D1">
        <w:rPr>
          <w:rFonts w:ascii="Arial" w:hAnsi="Arial" w:cs="Arial"/>
          <w:color w:val="000000"/>
          <w:sz w:val="20"/>
          <w:szCs w:val="20"/>
          <w:shd w:val="clear" w:color="auto" w:fill="FFFFFF"/>
        </w:rPr>
        <w:t>suggest</w:t>
      </w:r>
      <w:r>
        <w:rPr>
          <w:rFonts w:ascii="Arial" w:hAnsi="Arial" w:cs="Arial"/>
          <w:color w:val="000000"/>
          <w:sz w:val="20"/>
          <w:szCs w:val="20"/>
          <w:shd w:val="clear" w:color="auto" w:fill="FFFFFF"/>
          <w:lang w:val="en-US"/>
        </w:rPr>
        <w:t>s</w:t>
      </w:r>
      <w:r w:rsidR="009343D1" w:rsidRPr="009343D1">
        <w:rPr>
          <w:rFonts w:ascii="Arial" w:hAnsi="Arial" w:cs="Arial"/>
          <w:color w:val="000000"/>
          <w:sz w:val="20"/>
          <w:szCs w:val="20"/>
          <w:shd w:val="clear" w:color="auto" w:fill="FFFFFF"/>
        </w:rPr>
        <w:t xml:space="preserve">, a deeper understanding of local outbreaks contextualized with knowledge of city and state-level NPIs </w:t>
      </w:r>
      <w:r>
        <w:rPr>
          <w:rFonts w:ascii="Arial" w:hAnsi="Arial" w:cs="Arial"/>
          <w:color w:val="000000"/>
          <w:sz w:val="20"/>
          <w:szCs w:val="20"/>
          <w:shd w:val="clear" w:color="auto" w:fill="FFFFFF"/>
          <w:lang w:val="en-US"/>
        </w:rPr>
        <w:t>would be</w:t>
      </w:r>
      <w:r w:rsidRPr="009343D1">
        <w:rPr>
          <w:rFonts w:ascii="Arial" w:hAnsi="Arial" w:cs="Arial"/>
          <w:color w:val="000000"/>
          <w:sz w:val="20"/>
          <w:szCs w:val="20"/>
          <w:shd w:val="clear" w:color="auto" w:fill="FFFFFF"/>
        </w:rPr>
        <w:t xml:space="preserve"> </w:t>
      </w:r>
      <w:r w:rsidR="009343D1" w:rsidRPr="009343D1">
        <w:rPr>
          <w:rFonts w:ascii="Arial" w:hAnsi="Arial" w:cs="Arial"/>
          <w:color w:val="000000"/>
          <w:sz w:val="20"/>
          <w:szCs w:val="20"/>
          <w:shd w:val="clear" w:color="auto" w:fill="FFFFFF"/>
        </w:rPr>
        <w:t xml:space="preserve">needed. </w:t>
      </w:r>
      <w:r>
        <w:rPr>
          <w:rFonts w:ascii="Arial" w:hAnsi="Arial" w:cs="Arial"/>
          <w:color w:val="000000"/>
          <w:sz w:val="20"/>
          <w:szCs w:val="20"/>
          <w:shd w:val="clear" w:color="auto" w:fill="FFFFFF"/>
          <w:lang w:val="en-US"/>
        </w:rPr>
        <w:t>T</w:t>
      </w:r>
      <w:r w:rsidR="009343D1" w:rsidRPr="009343D1">
        <w:rPr>
          <w:rFonts w:ascii="Arial" w:hAnsi="Arial" w:cs="Arial"/>
          <w:color w:val="000000"/>
          <w:sz w:val="20"/>
          <w:szCs w:val="20"/>
          <w:shd w:val="clear" w:color="auto" w:fill="FFFFFF"/>
        </w:rPr>
        <w:t xml:space="preserve">his is </w:t>
      </w:r>
      <w:r w:rsidR="00C81D8C">
        <w:rPr>
          <w:rFonts w:ascii="Arial" w:hAnsi="Arial" w:cs="Arial"/>
          <w:color w:val="000000"/>
          <w:sz w:val="20"/>
          <w:szCs w:val="20"/>
          <w:shd w:val="clear" w:color="auto" w:fill="FFFFFF"/>
          <w:lang w:val="en-US"/>
        </w:rPr>
        <w:t xml:space="preserve">not </w:t>
      </w:r>
      <w:r w:rsidR="009343D1" w:rsidRPr="009343D1">
        <w:rPr>
          <w:rFonts w:ascii="Arial" w:hAnsi="Arial" w:cs="Arial"/>
          <w:color w:val="000000"/>
          <w:sz w:val="20"/>
          <w:szCs w:val="20"/>
          <w:shd w:val="clear" w:color="auto" w:fill="FFFFFF"/>
        </w:rPr>
        <w:t>one of the objectives of our work</w:t>
      </w:r>
      <w:r w:rsidR="00265555">
        <w:rPr>
          <w:rFonts w:ascii="Arial" w:hAnsi="Arial" w:cs="Arial"/>
          <w:color w:val="000000"/>
          <w:sz w:val="20"/>
          <w:szCs w:val="20"/>
          <w:shd w:val="clear" w:color="auto" w:fill="FFFFFF"/>
          <w:lang w:val="en-US"/>
        </w:rPr>
        <w:t>,</w:t>
      </w:r>
      <w:r w:rsidR="009343D1" w:rsidRPr="009343D1">
        <w:rPr>
          <w:rFonts w:ascii="Arial" w:hAnsi="Arial" w:cs="Arial"/>
          <w:color w:val="000000"/>
          <w:sz w:val="20"/>
          <w:szCs w:val="20"/>
          <w:shd w:val="clear" w:color="auto" w:fill="FFFFFF"/>
        </w:rPr>
        <w:t xml:space="preserve"> but </w:t>
      </w:r>
      <w:r w:rsidR="00475276">
        <w:rPr>
          <w:rFonts w:ascii="Arial" w:hAnsi="Arial" w:cs="Arial"/>
          <w:color w:val="000000"/>
          <w:sz w:val="20"/>
          <w:szCs w:val="20"/>
          <w:shd w:val="clear" w:color="auto" w:fill="FFFFFF"/>
          <w:lang w:val="en-US"/>
        </w:rPr>
        <w:t xml:space="preserve">we </w:t>
      </w:r>
      <w:r w:rsidR="009343D1" w:rsidRPr="009343D1">
        <w:rPr>
          <w:rFonts w:ascii="Arial" w:hAnsi="Arial" w:cs="Arial"/>
          <w:color w:val="000000"/>
          <w:sz w:val="20"/>
          <w:szCs w:val="20"/>
          <w:shd w:val="clear" w:color="auto" w:fill="FFFFFF"/>
        </w:rPr>
        <w:t xml:space="preserve">agree that </w:t>
      </w:r>
      <w:r w:rsidR="004F6132">
        <w:rPr>
          <w:rFonts w:ascii="Arial" w:hAnsi="Arial" w:cs="Arial"/>
          <w:color w:val="000000"/>
          <w:sz w:val="20"/>
          <w:szCs w:val="20"/>
          <w:shd w:val="clear" w:color="auto" w:fill="FFFFFF"/>
          <w:lang w:val="en-US"/>
        </w:rPr>
        <w:t xml:space="preserve">it </w:t>
      </w:r>
      <w:r w:rsidR="009343D1" w:rsidRPr="009343D1">
        <w:rPr>
          <w:rFonts w:ascii="Arial" w:hAnsi="Arial" w:cs="Arial"/>
          <w:color w:val="000000"/>
          <w:sz w:val="20"/>
          <w:szCs w:val="20"/>
          <w:shd w:val="clear" w:color="auto" w:fill="FFFFFF"/>
        </w:rPr>
        <w:t>would be interesting to expand</w:t>
      </w:r>
      <w:r w:rsidR="00C81D8C">
        <w:rPr>
          <w:rFonts w:ascii="Arial" w:hAnsi="Arial" w:cs="Arial"/>
          <w:color w:val="000000"/>
          <w:sz w:val="20"/>
          <w:szCs w:val="20"/>
          <w:shd w:val="clear" w:color="auto" w:fill="FFFFFF"/>
          <w:lang w:val="en-US"/>
        </w:rPr>
        <w:t xml:space="preserve"> this idea</w:t>
      </w:r>
      <w:r w:rsidR="009343D1" w:rsidRPr="009343D1">
        <w:rPr>
          <w:rFonts w:ascii="Arial" w:hAnsi="Arial" w:cs="Arial"/>
          <w:color w:val="000000"/>
          <w:sz w:val="20"/>
          <w:szCs w:val="20"/>
          <w:shd w:val="clear" w:color="auto" w:fill="FFFFFF"/>
        </w:rPr>
        <w:t xml:space="preserve"> in future research. Some </w:t>
      </w:r>
      <w:r w:rsidR="000C41F5">
        <w:rPr>
          <w:rFonts w:ascii="Arial" w:hAnsi="Arial" w:cs="Arial"/>
          <w:color w:val="000000"/>
          <w:sz w:val="20"/>
          <w:szCs w:val="20"/>
          <w:shd w:val="clear" w:color="auto" w:fill="FFFFFF"/>
        </w:rPr>
        <w:t>modeling</w:t>
      </w:r>
      <w:r w:rsidR="009343D1" w:rsidRPr="009343D1">
        <w:rPr>
          <w:rFonts w:ascii="Arial" w:hAnsi="Arial" w:cs="Arial"/>
          <w:color w:val="000000"/>
          <w:sz w:val="20"/>
          <w:szCs w:val="20"/>
          <w:shd w:val="clear" w:color="auto" w:fill="FFFFFF"/>
        </w:rPr>
        <w:t xml:space="preserve"> studies in the UK, accounting for the effects o</w:t>
      </w:r>
      <w:r>
        <w:rPr>
          <w:rFonts w:ascii="Arial" w:hAnsi="Arial" w:cs="Arial"/>
          <w:color w:val="000000"/>
          <w:sz w:val="20"/>
          <w:szCs w:val="20"/>
          <w:shd w:val="clear" w:color="auto" w:fill="FFFFFF"/>
          <w:lang w:val="en-US"/>
        </w:rPr>
        <w:t xml:space="preserve">f </w:t>
      </w:r>
      <w:r w:rsidR="00C81D8C">
        <w:rPr>
          <w:rFonts w:ascii="Arial" w:hAnsi="Arial" w:cs="Arial"/>
          <w:color w:val="000000"/>
          <w:sz w:val="20"/>
          <w:szCs w:val="20"/>
          <w:shd w:val="clear" w:color="auto" w:fill="FFFFFF"/>
          <w:lang w:val="en-US"/>
        </w:rPr>
        <w:t xml:space="preserve">decreased </w:t>
      </w:r>
      <w:r w:rsidR="009343D1" w:rsidRPr="009343D1">
        <w:rPr>
          <w:rFonts w:ascii="Arial" w:hAnsi="Arial" w:cs="Arial"/>
          <w:color w:val="000000"/>
          <w:sz w:val="20"/>
          <w:szCs w:val="20"/>
          <w:shd w:val="clear" w:color="auto" w:fill="FFFFFF"/>
        </w:rPr>
        <w:t>vaccination</w:t>
      </w:r>
      <w:r w:rsidR="00C81D8C">
        <w:rPr>
          <w:rFonts w:ascii="Arial" w:hAnsi="Arial" w:cs="Arial"/>
          <w:color w:val="000000"/>
          <w:sz w:val="20"/>
          <w:szCs w:val="20"/>
          <w:shd w:val="clear" w:color="auto" w:fill="FFFFFF"/>
          <w:lang w:val="en-US"/>
        </w:rPr>
        <w:t xml:space="preserve"> during the pandemic</w:t>
      </w:r>
      <w:r w:rsidR="009343D1" w:rsidRPr="009343D1">
        <w:rPr>
          <w:rFonts w:ascii="Arial" w:hAnsi="Arial" w:cs="Arial"/>
          <w:color w:val="000000"/>
          <w:sz w:val="20"/>
          <w:szCs w:val="20"/>
          <w:shd w:val="clear" w:color="auto" w:fill="FFFFFF"/>
        </w:rPr>
        <w:t>, suggested</w:t>
      </w:r>
      <w:r w:rsidR="00C81D8C">
        <w:rPr>
          <w:rFonts w:ascii="Arial" w:hAnsi="Arial" w:cs="Arial"/>
          <w:color w:val="000000"/>
          <w:sz w:val="20"/>
          <w:szCs w:val="20"/>
          <w:shd w:val="clear" w:color="auto" w:fill="FFFFFF"/>
          <w:lang w:val="en-US"/>
        </w:rPr>
        <w:t xml:space="preserve"> long term effect of</w:t>
      </w:r>
      <w:r w:rsidR="009343D1" w:rsidRPr="009343D1">
        <w:rPr>
          <w:rFonts w:ascii="Arial" w:hAnsi="Arial" w:cs="Arial"/>
          <w:color w:val="000000"/>
          <w:sz w:val="20"/>
          <w:szCs w:val="20"/>
          <w:shd w:val="clear" w:color="auto" w:fill="FFFFFF"/>
        </w:rPr>
        <w:t xml:space="preserve"> NPIs on carriage prevalence </w:t>
      </w:r>
      <w:del w:id="365" w:author="Cascante Vega, Jaime E." w:date="2023-08-26T14:55:00Z">
        <w:r w:rsidR="009343D1" w:rsidRPr="009343D1" w:rsidDel="00ED4EC2">
          <w:rPr>
            <w:rFonts w:ascii="Arial" w:hAnsi="Arial" w:cs="Arial"/>
            <w:color w:val="000000"/>
            <w:sz w:val="20"/>
            <w:szCs w:val="20"/>
            <w:shd w:val="clear" w:color="auto" w:fill="FFFFFF"/>
          </w:rPr>
          <w:delText>(https://pubmed.ncbi.nlm.nih.gov/37259803/#:~:text=In%20all%20scenarios%20modelled%2C%20pandemic,published%20case%20data%20for%20England</w:delText>
        </w:r>
      </w:del>
      <w:r w:rsidR="00ED4EC2">
        <w:rPr>
          <w:rFonts w:ascii="Arial" w:hAnsi="Arial" w:cs="Arial"/>
          <w:color w:val="000000"/>
          <w:sz w:val="20"/>
          <w:szCs w:val="20"/>
          <w:shd w:val="clear" w:color="auto" w:fill="FFFFFF"/>
        </w:rPr>
        <w:fldChar w:fldCharType="begin"/>
      </w:r>
      <w:r w:rsidR="00ED4EC2">
        <w:rPr>
          <w:rFonts w:ascii="Arial" w:hAnsi="Arial" w:cs="Arial"/>
          <w:color w:val="000000"/>
          <w:sz w:val="20"/>
          <w:szCs w:val="20"/>
          <w:shd w:val="clear" w:color="auto" w:fill="FFFFFF"/>
        </w:rPr>
        <w:instrText xml:space="preserve"> ADDIN ZOTERO_ITEM CSL_CITATION {"citationID":"WribjAGf","properties":{"formattedCitation":"\\super 12\\nosupersub{}","plainCitation":"12","noteIndex":0},"citationItems":[{"id":1818,"uris":["http://zotero.org/users/9551388/items/PABX365D"],"itemData":{"id":1818,"type":"article-journal","abstract":"Country-wide social distancing and suspension of non-emergency medical care due to the COVID-19 pandemic will undoubtedly have affected public health in multiple ways. While nonpharmaceutical interventions are expected to reduce the transmission of several infectious diseases, severe disruptions to healthcare systems have hampered diagnosis, treatment, and routine vaccination. We examined the effect of this disruption on meningococcal disease and vaccination in the UK. By adapting an existing mathematical model for meningococcal carriage, we addressed the following questions: What is the predicted impact of the existing MenACWY adolescent vaccination programme? What effect might social distancing and reduced vaccine uptake both have on future epidemiology? Will catch-up vaccination campaigns be necessary? Our model indicated that the MenACWY vaccine programme was generating substantial indirect protection and suppressing transmission by 2020. COVID-19 social distancing is expected to have accelerated this decline, causing significant long-lasting reductions in both carriage prevalence of meningococcal A/C/W/Y strains and incidence of invasive meningococcal disease. In all scenarios modelled, pandemic social mixing effects outweighed potential reductions in vaccine uptake, causing an overall decline in carriage prevalence from 2020 for at least 5 years. Model outputs show strong consistency with recently published case data for England.","container-title":"Epidemiology and Infection","DOI":"10.1017/S0950268823000870","ISSN":"0950-2688, 1469-4409","journalAbbreviation":"Epidemiol. Infect.","language":"en","page":"e98","source":"DOI.org (Crossref)","title":"Modelling the impact of COVID-19 and routine MenACWY vaccination on meningococcal carriage and disease in the UK","volume":"151","author":[{"family":"Hadley","given":"Liza"},{"family":"Karachaliou Prasinou","given":"Andromachi"},{"family":"Christensen","given":"Hannah"},{"family":"Ramsay","given":"Mary"},{"family":"Trotter","given":"Caroline"}],"issued":{"date-parts":[["2023"]]}}}],"schema":"https://github.com/citation-style-language/schema/raw/master/csl-citation.json"} </w:instrText>
      </w:r>
      <w:r w:rsidR="00ED4EC2">
        <w:rPr>
          <w:rFonts w:ascii="Arial" w:hAnsi="Arial" w:cs="Arial"/>
          <w:color w:val="000000"/>
          <w:sz w:val="20"/>
          <w:szCs w:val="20"/>
          <w:shd w:val="clear" w:color="auto" w:fill="FFFFFF"/>
        </w:rPr>
        <w:fldChar w:fldCharType="separate"/>
      </w:r>
      <w:r w:rsidR="00ED4EC2" w:rsidRPr="00ED4EC2">
        <w:rPr>
          <w:rFonts w:ascii="Arial" w:hAnsi="Arial" w:cs="Arial"/>
          <w:color w:val="000000"/>
          <w:kern w:val="0"/>
          <w:sz w:val="20"/>
          <w:vertAlign w:val="superscript"/>
          <w:lang w:val="en-GB"/>
        </w:rPr>
        <w:t>12</w:t>
      </w:r>
      <w:r w:rsidR="00ED4EC2">
        <w:rPr>
          <w:rFonts w:ascii="Arial" w:hAnsi="Arial" w:cs="Arial"/>
          <w:color w:val="000000"/>
          <w:sz w:val="20"/>
          <w:szCs w:val="20"/>
          <w:shd w:val="clear" w:color="auto" w:fill="FFFFFF"/>
        </w:rPr>
        <w:fldChar w:fldCharType="end"/>
      </w:r>
      <w:del w:id="366" w:author="Cascante Vega, Jaime E." w:date="2023-08-26T14:55:00Z">
        <w:r w:rsidR="009343D1" w:rsidRPr="009343D1" w:rsidDel="00ED4EC2">
          <w:rPr>
            <w:rFonts w:ascii="Arial" w:hAnsi="Arial" w:cs="Arial"/>
            <w:color w:val="000000"/>
            <w:sz w:val="20"/>
            <w:szCs w:val="20"/>
            <w:shd w:val="clear" w:color="auto" w:fill="FFFFFF"/>
          </w:rPr>
          <w:delText>.)</w:delText>
        </w:r>
      </w:del>
      <w:r w:rsidR="009343D1" w:rsidRPr="009343D1">
        <w:rPr>
          <w:rFonts w:ascii="Arial" w:hAnsi="Arial" w:cs="Arial"/>
          <w:color w:val="000000"/>
          <w:sz w:val="20"/>
          <w:szCs w:val="20"/>
          <w:shd w:val="clear" w:color="auto" w:fill="FFFFFF"/>
        </w:rPr>
        <w:t xml:space="preserve">. </w:t>
      </w:r>
      <w:commentRangeStart w:id="367"/>
      <w:commentRangeStart w:id="368"/>
      <w:r w:rsidR="009343D1" w:rsidRPr="009343D1">
        <w:rPr>
          <w:rFonts w:ascii="Arial" w:hAnsi="Arial" w:cs="Arial"/>
          <w:color w:val="000000"/>
          <w:sz w:val="20"/>
          <w:szCs w:val="20"/>
          <w:shd w:val="clear" w:color="auto" w:fill="FFFFFF"/>
        </w:rPr>
        <w:t xml:space="preserve">However, </w:t>
      </w:r>
      <w:r w:rsidR="00C81D8C">
        <w:rPr>
          <w:rFonts w:ascii="Arial" w:hAnsi="Arial" w:cs="Arial"/>
          <w:color w:val="000000"/>
          <w:sz w:val="20"/>
          <w:szCs w:val="20"/>
          <w:shd w:val="clear" w:color="auto" w:fill="FFFFFF"/>
          <w:lang w:val="en-US"/>
        </w:rPr>
        <w:t xml:space="preserve">further </w:t>
      </w:r>
      <w:r w:rsidR="002133EA">
        <w:rPr>
          <w:rFonts w:ascii="Arial" w:hAnsi="Arial" w:cs="Arial"/>
          <w:color w:val="000000"/>
          <w:sz w:val="20"/>
          <w:szCs w:val="20"/>
          <w:shd w:val="clear" w:color="auto" w:fill="FFFFFF"/>
        </w:rPr>
        <w:t>modeling</w:t>
      </w:r>
      <w:r w:rsidR="009343D1" w:rsidRPr="009343D1">
        <w:rPr>
          <w:rFonts w:ascii="Arial" w:hAnsi="Arial" w:cs="Arial"/>
          <w:color w:val="000000"/>
          <w:sz w:val="20"/>
          <w:szCs w:val="20"/>
          <w:shd w:val="clear" w:color="auto" w:fill="FFFFFF"/>
        </w:rPr>
        <w:t xml:space="preserve"> results</w:t>
      </w:r>
      <w:r w:rsidR="00C81D8C">
        <w:rPr>
          <w:rFonts w:ascii="Arial" w:hAnsi="Arial" w:cs="Arial"/>
          <w:color w:val="000000"/>
          <w:sz w:val="20"/>
          <w:szCs w:val="20"/>
          <w:shd w:val="clear" w:color="auto" w:fill="FFFFFF"/>
          <w:lang w:val="en-US"/>
        </w:rPr>
        <w:t>, validated with recent</w:t>
      </w:r>
      <w:ins w:id="369" w:author="Shaman, Jeffrey L." w:date="2023-08-25T13:43:00Z">
        <w:r w:rsidR="00A61525">
          <w:rPr>
            <w:rFonts w:ascii="Arial" w:hAnsi="Arial" w:cs="Arial"/>
            <w:color w:val="000000"/>
            <w:sz w:val="20"/>
            <w:szCs w:val="20"/>
            <w:shd w:val="clear" w:color="auto" w:fill="FFFFFF"/>
            <w:lang w:val="en-US"/>
          </w:rPr>
          <w:t>, local</w:t>
        </w:r>
      </w:ins>
      <w:r w:rsidR="00C81D8C">
        <w:rPr>
          <w:rFonts w:ascii="Arial" w:hAnsi="Arial" w:cs="Arial"/>
          <w:color w:val="000000"/>
          <w:sz w:val="20"/>
          <w:szCs w:val="20"/>
          <w:shd w:val="clear" w:color="auto" w:fill="FFFFFF"/>
          <w:lang w:val="en-US"/>
        </w:rPr>
        <w:t xml:space="preserve"> data are needed to better assess the effect of the </w:t>
      </w:r>
      <w:r w:rsidR="00F95C48">
        <w:rPr>
          <w:rFonts w:ascii="Arial" w:hAnsi="Arial" w:cs="Arial"/>
          <w:color w:val="000000"/>
          <w:sz w:val="20"/>
          <w:szCs w:val="20"/>
          <w:shd w:val="clear" w:color="auto" w:fill="FFFFFF"/>
          <w:lang w:val="en-US"/>
        </w:rPr>
        <w:t>COVID</w:t>
      </w:r>
      <w:r w:rsidR="00C81D8C">
        <w:rPr>
          <w:rFonts w:ascii="Arial" w:hAnsi="Arial" w:cs="Arial"/>
          <w:color w:val="000000"/>
          <w:sz w:val="20"/>
          <w:szCs w:val="20"/>
          <w:shd w:val="clear" w:color="auto" w:fill="FFFFFF"/>
          <w:lang w:val="en-US"/>
        </w:rPr>
        <w:t>-19 pandemic on IMD.</w:t>
      </w:r>
      <w:commentRangeEnd w:id="367"/>
      <w:r w:rsidR="00A61525">
        <w:rPr>
          <w:rStyle w:val="CommentReference"/>
        </w:rPr>
        <w:commentReference w:id="367"/>
      </w:r>
      <w:commentRangeEnd w:id="368"/>
      <w:r w:rsidR="00443F5E">
        <w:rPr>
          <w:rStyle w:val="CommentReference"/>
        </w:rPr>
        <w:commentReference w:id="368"/>
      </w:r>
      <w:ins w:id="370" w:author="Cascante Vega, Jaime E." w:date="2023-08-26T14:32:00Z">
        <w:r w:rsidR="00443F5E">
          <w:rPr>
            <w:rFonts w:ascii="Arial" w:hAnsi="Arial" w:cs="Arial"/>
            <w:color w:val="000000"/>
            <w:sz w:val="20"/>
            <w:szCs w:val="20"/>
            <w:shd w:val="clear" w:color="auto" w:fill="FFFFFF"/>
            <w:lang w:val="en-US"/>
          </w:rPr>
          <w:t xml:space="preserve"> </w:t>
        </w:r>
      </w:ins>
      <w:ins w:id="371" w:author="Cascante Vega, Jaime E." w:date="2023-08-26T14:33:00Z">
        <w:r w:rsidR="00443F5E">
          <w:rPr>
            <w:rFonts w:ascii="Arial" w:hAnsi="Arial" w:cs="Arial"/>
            <w:color w:val="000000"/>
            <w:sz w:val="20"/>
            <w:szCs w:val="20"/>
            <w:shd w:val="clear" w:color="auto" w:fill="FFFFFF"/>
            <w:lang w:val="en-US"/>
          </w:rPr>
          <w:t xml:space="preserve"> </w:t>
        </w:r>
        <w:r w:rsidR="00443F5E">
          <w:rPr>
            <w:rFonts w:ascii="Arial" w:hAnsi="Arial" w:cs="Arial"/>
            <w:color w:val="000000" w:themeColor="text1"/>
            <w:sz w:val="20"/>
            <w:szCs w:val="20"/>
            <w:shd w:val="clear" w:color="auto" w:fill="FFFFFF"/>
            <w:lang w:val="en-US"/>
          </w:rPr>
          <w:t>We have clarified this in the manuscript discussion</w:t>
        </w:r>
        <w:r w:rsidR="00443F5E">
          <w:rPr>
            <w:rFonts w:ascii="Arial" w:hAnsi="Arial" w:cs="Arial"/>
            <w:color w:val="000000" w:themeColor="text1"/>
            <w:sz w:val="20"/>
            <w:szCs w:val="20"/>
            <w:shd w:val="clear" w:color="auto" w:fill="FFFFFF"/>
            <w:lang w:val="en-US"/>
          </w:rPr>
          <w:t xml:space="preserve"> in the 7th paragraph.</w:t>
        </w:r>
      </w:ins>
    </w:p>
    <w:p w14:paraId="70EBF23C" w14:textId="77777777" w:rsidR="009343D1" w:rsidRDefault="009343D1" w:rsidP="009874C3">
      <w:pPr>
        <w:spacing w:line="360" w:lineRule="auto"/>
        <w:rPr>
          <w:rFonts w:ascii="Arial" w:hAnsi="Arial" w:cs="Arial"/>
          <w:color w:val="000000"/>
          <w:sz w:val="20"/>
          <w:szCs w:val="20"/>
          <w:shd w:val="clear" w:color="auto" w:fill="FFFFFF"/>
        </w:rPr>
      </w:pPr>
    </w:p>
    <w:p w14:paraId="56588860" w14:textId="71810716" w:rsidR="00EB77A2" w:rsidRDefault="002D02AE" w:rsidP="009874C3">
      <w:pPr>
        <w:spacing w:line="360" w:lineRule="auto"/>
        <w:rPr>
          <w:rFonts w:ascii="Arial" w:hAnsi="Arial" w:cs="Arial"/>
          <w:color w:val="000000"/>
          <w:sz w:val="20"/>
          <w:szCs w:val="20"/>
          <w:shd w:val="clear" w:color="auto" w:fill="FFFFFF"/>
        </w:rPr>
      </w:pPr>
      <w:r>
        <w:rPr>
          <w:rFonts w:ascii="Arial" w:hAnsi="Arial" w:cs="Arial"/>
          <w:i/>
          <w:iCs/>
          <w:color w:val="808080" w:themeColor="background1" w:themeShade="80"/>
          <w:sz w:val="20"/>
          <w:szCs w:val="20"/>
          <w:lang w:val="en-US"/>
        </w:rPr>
        <w:t>Coverage estimates of meningococcal vaccines</w:t>
      </w:r>
      <w:r w:rsidR="0001382E">
        <w:rPr>
          <w:rFonts w:ascii="Arial" w:hAnsi="Arial" w:cs="Arial"/>
          <w:i/>
          <w:iCs/>
          <w:color w:val="808080" w:themeColor="background1" w:themeShade="80"/>
          <w:sz w:val="20"/>
          <w:szCs w:val="20"/>
          <w:lang w:val="en-US"/>
        </w:rPr>
        <w:t xml:space="preserve"> </w:t>
      </w:r>
      <w:r w:rsidR="00602DCF">
        <w:rPr>
          <w:rFonts w:ascii="Arial" w:hAnsi="Arial" w:cs="Arial"/>
          <w:i/>
          <w:iCs/>
          <w:color w:val="FF0000"/>
          <w:sz w:val="20"/>
          <w:szCs w:val="20"/>
          <w:lang w:val="en-US"/>
        </w:rPr>
        <w:t>DONE</w:t>
      </w:r>
      <w:r>
        <w:rPr>
          <w:rFonts w:ascii="Segoe UI" w:hAnsi="Segoe UI" w:cs="Segoe UI"/>
          <w:color w:val="000000"/>
          <w:sz w:val="23"/>
          <w:szCs w:val="23"/>
        </w:rPr>
        <w:br/>
      </w:r>
      <w:r w:rsidRPr="00875909">
        <w:rPr>
          <w:rFonts w:ascii="Arial" w:hAnsi="Arial" w:cs="Arial"/>
          <w:color w:val="000000"/>
          <w:sz w:val="20"/>
          <w:szCs w:val="20"/>
          <w:shd w:val="clear" w:color="auto" w:fill="FFFFFF"/>
        </w:rPr>
        <w:t>Finally, please provide coverage estimates for the recommended and not systematically recommended meningococcal vaccines in the US.</w:t>
      </w:r>
    </w:p>
    <w:p w14:paraId="3C8414DA" w14:textId="152F06D1" w:rsidR="00A073C4" w:rsidRDefault="00533498" w:rsidP="009874C3">
      <w:pPr>
        <w:spacing w:line="360" w:lineRule="auto"/>
        <w:rPr>
          <w:ins w:id="372" w:author="Shaman, Jeffrey L." w:date="2023-08-25T13:45:00Z"/>
          <w:rFonts w:ascii="Arial" w:hAnsi="Arial" w:cs="Arial"/>
          <w:color w:val="000000" w:themeColor="text1"/>
          <w:sz w:val="20"/>
          <w:szCs w:val="20"/>
          <w:shd w:val="clear" w:color="auto" w:fill="FFFFFF"/>
          <w:lang w:val="en-US"/>
        </w:rPr>
      </w:pPr>
      <w:r w:rsidRPr="009343D1">
        <w:rPr>
          <w:rFonts w:ascii="Arial" w:hAnsi="Arial" w:cs="Arial"/>
          <w:i/>
          <w:iCs/>
          <w:color w:val="FF0000"/>
          <w:sz w:val="20"/>
          <w:szCs w:val="20"/>
          <w:shd w:val="clear" w:color="auto" w:fill="FFFFFF"/>
        </w:rPr>
        <w:t>Answer:</w:t>
      </w:r>
      <w:r w:rsidR="00A073C4">
        <w:rPr>
          <w:rFonts w:ascii="Arial" w:hAnsi="Arial" w:cs="Arial"/>
          <w:i/>
          <w:iCs/>
          <w:color w:val="FF0000"/>
          <w:sz w:val="20"/>
          <w:szCs w:val="20"/>
          <w:shd w:val="clear" w:color="auto" w:fill="FFFFFF"/>
          <w:lang w:val="en-US"/>
        </w:rPr>
        <w:t xml:space="preserve"> </w:t>
      </w:r>
      <w:r w:rsidR="002133EA">
        <w:rPr>
          <w:rFonts w:ascii="Arial" w:hAnsi="Arial" w:cs="Arial"/>
          <w:color w:val="000000" w:themeColor="text1"/>
          <w:sz w:val="20"/>
          <w:szCs w:val="20"/>
          <w:shd w:val="clear" w:color="auto" w:fill="FFFFFF"/>
          <w:lang w:val="en-US"/>
        </w:rPr>
        <w:t xml:space="preserve">In Supplementary Information </w:t>
      </w:r>
      <w:r w:rsidR="004F0EF8">
        <w:rPr>
          <w:rFonts w:ascii="Arial" w:hAnsi="Arial" w:cs="Arial"/>
          <w:color w:val="000000" w:themeColor="text1"/>
          <w:sz w:val="20"/>
          <w:szCs w:val="20"/>
          <w:shd w:val="clear" w:color="auto" w:fill="FFFFFF"/>
          <w:lang w:val="en-US"/>
        </w:rPr>
        <w:t>Fig</w:t>
      </w:r>
      <w:r w:rsidR="002133EA">
        <w:rPr>
          <w:rFonts w:ascii="Arial" w:hAnsi="Arial" w:cs="Arial"/>
          <w:color w:val="000000" w:themeColor="text1"/>
          <w:sz w:val="20"/>
          <w:szCs w:val="20"/>
          <w:shd w:val="clear" w:color="auto" w:fill="FFFFFF"/>
          <w:lang w:val="en-US"/>
        </w:rPr>
        <w:t xml:space="preserve"> </w:t>
      </w:r>
      <w:r w:rsidR="004F0EF8">
        <w:rPr>
          <w:rFonts w:ascii="Arial" w:hAnsi="Arial" w:cs="Arial"/>
          <w:color w:val="000000" w:themeColor="text1"/>
          <w:sz w:val="20"/>
          <w:szCs w:val="20"/>
          <w:shd w:val="clear" w:color="auto" w:fill="FFFFFF"/>
          <w:lang w:val="en-US"/>
        </w:rPr>
        <w:t xml:space="preserve">S28 we provided coverage estimates of </w:t>
      </w:r>
      <w:r w:rsidR="005770D6">
        <w:rPr>
          <w:rFonts w:ascii="Arial" w:hAnsi="Arial" w:cs="Arial"/>
          <w:color w:val="000000" w:themeColor="text1"/>
          <w:sz w:val="20"/>
          <w:szCs w:val="20"/>
          <w:shd w:val="clear" w:color="auto" w:fill="FFFFFF"/>
          <w:lang w:val="en-US"/>
        </w:rPr>
        <w:t xml:space="preserve">Meningococcal vaccination for </w:t>
      </w:r>
      <w:r w:rsidR="004F0EF8">
        <w:rPr>
          <w:rFonts w:ascii="Arial" w:hAnsi="Arial" w:cs="Arial"/>
          <w:color w:val="000000" w:themeColor="text1"/>
          <w:sz w:val="20"/>
          <w:szCs w:val="20"/>
          <w:shd w:val="clear" w:color="auto" w:fill="FFFFFF"/>
          <w:lang w:val="en-US"/>
        </w:rPr>
        <w:t>teenagers</w:t>
      </w:r>
      <w:r w:rsidR="00F33BF7">
        <w:rPr>
          <w:rFonts w:ascii="Arial" w:hAnsi="Arial" w:cs="Arial"/>
          <w:color w:val="000000" w:themeColor="text1"/>
          <w:sz w:val="20"/>
          <w:szCs w:val="20"/>
          <w:shd w:val="clear" w:color="auto" w:fill="FFFFFF"/>
          <w:lang w:val="en-US"/>
        </w:rPr>
        <w:t xml:space="preserve"> aged 13-17 years old</w:t>
      </w:r>
      <w:r w:rsidR="005770D6">
        <w:rPr>
          <w:rFonts w:ascii="Arial" w:hAnsi="Arial" w:cs="Arial"/>
          <w:color w:val="000000" w:themeColor="text1"/>
          <w:sz w:val="20"/>
          <w:szCs w:val="20"/>
          <w:shd w:val="clear" w:color="auto" w:fill="FFFFFF"/>
          <w:lang w:val="en-US"/>
        </w:rPr>
        <w:t xml:space="preserve"> in US</w:t>
      </w:r>
      <w:r w:rsidR="004F0EF8">
        <w:rPr>
          <w:rFonts w:ascii="Arial" w:hAnsi="Arial" w:cs="Arial"/>
          <w:color w:val="000000" w:themeColor="text1"/>
          <w:sz w:val="20"/>
          <w:szCs w:val="20"/>
          <w:shd w:val="clear" w:color="auto" w:fill="FFFFFF"/>
          <w:lang w:val="en-US"/>
        </w:rPr>
        <w:t xml:space="preserve">. This </w:t>
      </w:r>
      <w:r w:rsidR="005770D6">
        <w:rPr>
          <w:rFonts w:ascii="Arial" w:hAnsi="Arial" w:cs="Arial"/>
          <w:color w:val="000000" w:themeColor="text1"/>
          <w:sz w:val="20"/>
          <w:szCs w:val="20"/>
          <w:shd w:val="clear" w:color="auto" w:fill="FFFFFF"/>
          <w:lang w:val="en-US"/>
        </w:rPr>
        <w:t xml:space="preserve">information </w:t>
      </w:r>
      <w:r w:rsidR="004F0EF8">
        <w:rPr>
          <w:rFonts w:ascii="Arial" w:hAnsi="Arial" w:cs="Arial"/>
          <w:color w:val="000000" w:themeColor="text1"/>
          <w:sz w:val="20"/>
          <w:szCs w:val="20"/>
          <w:shd w:val="clear" w:color="auto" w:fill="FFFFFF"/>
          <w:lang w:val="en-US"/>
        </w:rPr>
        <w:t xml:space="preserve">is available </w:t>
      </w:r>
      <w:r w:rsidR="005770D6">
        <w:rPr>
          <w:rFonts w:ascii="Arial" w:hAnsi="Arial" w:cs="Arial"/>
          <w:color w:val="000000" w:themeColor="text1"/>
          <w:sz w:val="20"/>
          <w:szCs w:val="20"/>
          <w:shd w:val="clear" w:color="auto" w:fill="FFFFFF"/>
          <w:lang w:val="en-US"/>
        </w:rPr>
        <w:t xml:space="preserve">via </w:t>
      </w:r>
      <w:r w:rsidR="004F0EF8">
        <w:rPr>
          <w:rFonts w:ascii="Arial" w:hAnsi="Arial" w:cs="Arial"/>
          <w:color w:val="000000" w:themeColor="text1"/>
          <w:sz w:val="20"/>
          <w:szCs w:val="20"/>
          <w:shd w:val="clear" w:color="auto" w:fill="FFFFFF"/>
          <w:lang w:val="en-US"/>
        </w:rPr>
        <w:t xml:space="preserve">the </w:t>
      </w:r>
      <w:r w:rsidR="005770D6">
        <w:rPr>
          <w:rFonts w:ascii="Arial" w:hAnsi="Arial" w:cs="Arial"/>
          <w:color w:val="000000" w:themeColor="text1"/>
          <w:sz w:val="20"/>
          <w:szCs w:val="20"/>
          <w:shd w:val="clear" w:color="auto" w:fill="FFFFFF"/>
          <w:lang w:val="en-US"/>
        </w:rPr>
        <w:t xml:space="preserve">yearly </w:t>
      </w:r>
      <w:r w:rsidR="004F0EF8">
        <w:rPr>
          <w:rFonts w:ascii="Arial" w:hAnsi="Arial" w:cs="Arial"/>
          <w:color w:val="000000" w:themeColor="text1"/>
          <w:sz w:val="20"/>
          <w:szCs w:val="20"/>
          <w:shd w:val="clear" w:color="auto" w:fill="FFFFFF"/>
          <w:lang w:val="en-US"/>
        </w:rPr>
        <w:t>NIS teens survey</w:t>
      </w:r>
      <w:r w:rsidR="005770D6">
        <w:rPr>
          <w:rFonts w:ascii="Arial" w:hAnsi="Arial" w:cs="Arial"/>
          <w:color w:val="000000" w:themeColor="text1"/>
          <w:sz w:val="20"/>
          <w:szCs w:val="20"/>
          <w:shd w:val="clear" w:color="auto" w:fill="FFFFFF"/>
          <w:lang w:val="en-US"/>
        </w:rPr>
        <w:t xml:space="preserve"> and is available from 2008. </w:t>
      </w:r>
      <w:r w:rsidR="004F0EF8">
        <w:rPr>
          <w:rFonts w:ascii="Arial" w:hAnsi="Arial" w:cs="Arial"/>
          <w:color w:val="000000" w:themeColor="text1"/>
          <w:sz w:val="20"/>
          <w:szCs w:val="20"/>
          <w:shd w:val="clear" w:color="auto" w:fill="FFFFFF"/>
          <w:lang w:val="en-US"/>
        </w:rPr>
        <w:t xml:space="preserve"> </w:t>
      </w:r>
      <w:del w:id="373" w:author="Shaman, Jeffrey L." w:date="2023-08-25T13:45:00Z">
        <w:r w:rsidR="004F0EF8" w:rsidDel="00A61525">
          <w:rPr>
            <w:rFonts w:ascii="Arial" w:hAnsi="Arial" w:cs="Arial"/>
            <w:color w:val="000000" w:themeColor="text1"/>
            <w:sz w:val="20"/>
            <w:szCs w:val="20"/>
            <w:shd w:val="clear" w:color="auto" w:fill="FFFFFF"/>
            <w:lang w:val="en-US"/>
          </w:rPr>
          <w:delText xml:space="preserve">We </w:delText>
        </w:r>
        <w:r w:rsidR="005770D6" w:rsidDel="00A61525">
          <w:rPr>
            <w:rFonts w:ascii="Arial" w:hAnsi="Arial" w:cs="Arial"/>
            <w:color w:val="000000" w:themeColor="text1"/>
            <w:sz w:val="20"/>
            <w:szCs w:val="20"/>
            <w:shd w:val="clear" w:color="auto" w:fill="FFFFFF"/>
            <w:lang w:val="en-US"/>
          </w:rPr>
          <w:delText>are not aware of additional datasets that can be leveraged</w:delText>
        </w:r>
        <w:r w:rsidR="00F33BF7" w:rsidDel="00A61525">
          <w:rPr>
            <w:rFonts w:ascii="Arial" w:hAnsi="Arial" w:cs="Arial"/>
            <w:color w:val="000000" w:themeColor="text1"/>
            <w:sz w:val="20"/>
            <w:szCs w:val="20"/>
            <w:shd w:val="clear" w:color="auto" w:fill="FFFFFF"/>
            <w:lang w:val="en-US"/>
          </w:rPr>
          <w:delText>.</w:delText>
        </w:r>
      </w:del>
    </w:p>
    <w:p w14:paraId="687ADE7A" w14:textId="77777777" w:rsidR="00A61525" w:rsidRDefault="00A61525" w:rsidP="009874C3">
      <w:pPr>
        <w:spacing w:line="360" w:lineRule="auto"/>
        <w:rPr>
          <w:rFonts w:ascii="Arial" w:hAnsi="Arial" w:cs="Arial"/>
          <w:color w:val="000000"/>
          <w:sz w:val="20"/>
          <w:szCs w:val="20"/>
          <w:shd w:val="clear" w:color="auto" w:fill="FFFFFF"/>
        </w:rPr>
      </w:pPr>
    </w:p>
    <w:p w14:paraId="76951320" w14:textId="6D554994" w:rsidR="007C7428" w:rsidRDefault="00C55489" w:rsidP="009874C3">
      <w:pPr>
        <w:spacing w:line="360" w:lineRule="auto"/>
        <w:rPr>
          <w:rFonts w:ascii="Arial" w:hAnsi="Arial" w:cs="Arial"/>
          <w:color w:val="000000"/>
          <w:sz w:val="20"/>
          <w:szCs w:val="20"/>
          <w:shd w:val="clear" w:color="auto" w:fill="FFFFFF"/>
        </w:rPr>
      </w:pPr>
      <w:r>
        <w:rPr>
          <w:rFonts w:ascii="Arial" w:hAnsi="Arial" w:cs="Arial"/>
          <w:i/>
          <w:iCs/>
          <w:color w:val="808080" w:themeColor="background1" w:themeShade="80"/>
          <w:sz w:val="20"/>
          <w:szCs w:val="20"/>
          <w:lang w:val="en-US"/>
        </w:rPr>
        <w:t>Supplementary material artifact</w:t>
      </w:r>
      <w:r w:rsidR="0001382E">
        <w:rPr>
          <w:rFonts w:ascii="Arial" w:hAnsi="Arial" w:cs="Arial"/>
          <w:i/>
          <w:iCs/>
          <w:color w:val="808080" w:themeColor="background1" w:themeShade="80"/>
          <w:sz w:val="20"/>
          <w:szCs w:val="20"/>
          <w:lang w:val="en-US"/>
        </w:rPr>
        <w:t xml:space="preserve"> </w:t>
      </w:r>
      <w:r w:rsidR="0001382E">
        <w:rPr>
          <w:rFonts w:ascii="Arial" w:hAnsi="Arial" w:cs="Arial"/>
          <w:i/>
          <w:iCs/>
          <w:color w:val="FF0000"/>
          <w:sz w:val="20"/>
          <w:szCs w:val="20"/>
          <w:lang w:val="en-US"/>
        </w:rPr>
        <w:t>DONE</w:t>
      </w:r>
      <w:r w:rsidR="00413F74">
        <w:rPr>
          <w:rFonts w:ascii="Segoe UI" w:hAnsi="Segoe UI" w:cs="Segoe UI"/>
          <w:color w:val="000000"/>
          <w:sz w:val="23"/>
          <w:szCs w:val="23"/>
        </w:rPr>
        <w:br/>
      </w:r>
      <w:r w:rsidR="00413F74" w:rsidRPr="00875909">
        <w:rPr>
          <w:rFonts w:ascii="Arial" w:hAnsi="Arial" w:cs="Arial"/>
          <w:color w:val="000000"/>
          <w:sz w:val="20"/>
          <w:szCs w:val="20"/>
          <w:shd w:val="clear" w:color="auto" w:fill="FFFFFF"/>
        </w:rPr>
        <w:t>In the supplementary material, some models show an IMD peak in 2019 – is this an artefact? Please comment on this observation in the discussion.</w:t>
      </w:r>
    </w:p>
    <w:p w14:paraId="5A21188A" w14:textId="77777777" w:rsidR="00F33BF7" w:rsidRDefault="00F33BF7" w:rsidP="009874C3">
      <w:pPr>
        <w:spacing w:line="360" w:lineRule="auto"/>
        <w:rPr>
          <w:rFonts w:ascii="Arial" w:hAnsi="Arial" w:cs="Arial"/>
          <w:color w:val="000000"/>
          <w:sz w:val="20"/>
          <w:szCs w:val="20"/>
          <w:shd w:val="clear" w:color="auto" w:fill="FFFFFF"/>
        </w:rPr>
      </w:pPr>
    </w:p>
    <w:p w14:paraId="687707C3" w14:textId="54DED691" w:rsidR="007C7428" w:rsidRDefault="007C7428" w:rsidP="009874C3">
      <w:pPr>
        <w:spacing w:line="360" w:lineRule="auto"/>
        <w:rPr>
          <w:ins w:id="374" w:author="Cascante Vega, Jaime E." w:date="2023-08-26T14:47:00Z"/>
          <w:rFonts w:ascii="Arial" w:hAnsi="Arial" w:cs="Arial"/>
          <w:color w:val="000000" w:themeColor="text1"/>
          <w:sz w:val="20"/>
          <w:szCs w:val="20"/>
          <w:shd w:val="clear" w:color="auto" w:fill="FFFFFF"/>
          <w:lang w:val="en-US"/>
        </w:rPr>
      </w:pPr>
      <w:r w:rsidRPr="009343D1">
        <w:rPr>
          <w:rFonts w:ascii="Arial" w:hAnsi="Arial" w:cs="Arial"/>
          <w:i/>
          <w:iCs/>
          <w:color w:val="FF0000"/>
          <w:sz w:val="20"/>
          <w:szCs w:val="20"/>
          <w:shd w:val="clear" w:color="auto" w:fill="FFFFFF"/>
        </w:rPr>
        <w:t>Answer:</w:t>
      </w:r>
      <w:r>
        <w:rPr>
          <w:rFonts w:ascii="Arial" w:hAnsi="Arial" w:cs="Arial"/>
          <w:i/>
          <w:iCs/>
          <w:color w:val="FF0000"/>
          <w:sz w:val="20"/>
          <w:szCs w:val="20"/>
          <w:shd w:val="clear" w:color="auto" w:fill="FFFFFF"/>
          <w:lang w:val="en-US"/>
        </w:rPr>
        <w:t xml:space="preserve"> </w:t>
      </w:r>
      <w:r w:rsidR="00F33BF7">
        <w:rPr>
          <w:rFonts w:ascii="Arial" w:hAnsi="Arial" w:cs="Arial"/>
          <w:color w:val="000000" w:themeColor="text1"/>
          <w:sz w:val="20"/>
          <w:szCs w:val="20"/>
          <w:shd w:val="clear" w:color="auto" w:fill="FFFFFF"/>
          <w:lang w:val="en-US"/>
        </w:rPr>
        <w:t>The spike derived from an artifact in the 2021 CDC wonder app</w:t>
      </w:r>
      <w:r>
        <w:rPr>
          <w:rFonts w:ascii="Arial" w:hAnsi="Arial" w:cs="Arial"/>
          <w:color w:val="000000" w:themeColor="text1"/>
          <w:sz w:val="20"/>
          <w:szCs w:val="20"/>
          <w:shd w:val="clear" w:color="auto" w:fill="FFFFFF"/>
          <w:lang w:val="en-US"/>
        </w:rPr>
        <w:t xml:space="preserve"> </w:t>
      </w:r>
      <w:r w:rsidR="00F33BF7">
        <w:rPr>
          <w:rFonts w:ascii="Arial" w:hAnsi="Arial" w:cs="Arial"/>
          <w:color w:val="000000" w:themeColor="text1"/>
          <w:sz w:val="20"/>
          <w:szCs w:val="20"/>
          <w:shd w:val="clear" w:color="auto" w:fill="FFFFFF"/>
          <w:lang w:val="en-US"/>
        </w:rPr>
        <w:t>dataset, that appeared corrected in the 2022 data release. We</w:t>
      </w:r>
      <w:r>
        <w:rPr>
          <w:rFonts w:ascii="Arial" w:hAnsi="Arial" w:cs="Arial"/>
          <w:color w:val="000000" w:themeColor="text1"/>
          <w:sz w:val="20"/>
          <w:szCs w:val="20"/>
          <w:shd w:val="clear" w:color="auto" w:fill="FFFFFF"/>
          <w:lang w:val="en-US"/>
        </w:rPr>
        <w:t xml:space="preserve"> </w:t>
      </w:r>
      <w:del w:id="375" w:author="Shaman, Jeffrey L." w:date="2023-08-25T13:46:00Z">
        <w:r w:rsidR="00F33BF7" w:rsidDel="00A61525">
          <w:rPr>
            <w:rFonts w:ascii="Arial" w:hAnsi="Arial" w:cs="Arial"/>
            <w:color w:val="000000" w:themeColor="text1"/>
            <w:sz w:val="20"/>
            <w:szCs w:val="20"/>
            <w:shd w:val="clear" w:color="auto" w:fill="FFFFFF"/>
            <w:lang w:val="en-US"/>
          </w:rPr>
          <w:delText>used the correct dataset in the analysis,</w:delText>
        </w:r>
        <w:r w:rsidDel="00A61525">
          <w:rPr>
            <w:rFonts w:ascii="Arial" w:hAnsi="Arial" w:cs="Arial"/>
            <w:color w:val="000000" w:themeColor="text1"/>
            <w:sz w:val="20"/>
            <w:szCs w:val="20"/>
            <w:shd w:val="clear" w:color="auto" w:fill="FFFFFF"/>
            <w:lang w:val="en-US"/>
          </w:rPr>
          <w:delText xml:space="preserve"> but forgot updating some Supplementary Information figures. </w:delText>
        </w:r>
        <w:r w:rsidR="00F33BF7" w:rsidDel="00A61525">
          <w:rPr>
            <w:rFonts w:ascii="Arial" w:hAnsi="Arial" w:cs="Arial"/>
            <w:color w:val="000000" w:themeColor="text1"/>
            <w:sz w:val="20"/>
            <w:szCs w:val="20"/>
            <w:shd w:val="clear" w:color="auto" w:fill="FFFFFF"/>
            <w:lang w:val="en-US"/>
          </w:rPr>
          <w:delText>We apologized for this, and have</w:delText>
        </w:r>
      </w:del>
      <w:ins w:id="376" w:author="Shaman, Jeffrey L." w:date="2023-08-25T13:46:00Z">
        <w:r w:rsidR="00A61525">
          <w:rPr>
            <w:rFonts w:ascii="Arial" w:hAnsi="Arial" w:cs="Arial"/>
            <w:color w:val="000000" w:themeColor="text1"/>
            <w:sz w:val="20"/>
            <w:szCs w:val="20"/>
            <w:shd w:val="clear" w:color="auto" w:fill="FFFFFF"/>
            <w:lang w:val="en-US"/>
          </w:rPr>
          <w:t>have</w:t>
        </w:r>
      </w:ins>
      <w:r w:rsidR="00F33BF7">
        <w:rPr>
          <w:rFonts w:ascii="Arial" w:hAnsi="Arial" w:cs="Arial"/>
          <w:color w:val="000000" w:themeColor="text1"/>
          <w:sz w:val="20"/>
          <w:szCs w:val="20"/>
          <w:shd w:val="clear" w:color="auto" w:fill="FFFFFF"/>
          <w:lang w:val="en-US"/>
        </w:rPr>
        <w:t xml:space="preserve"> now corrected </w:t>
      </w:r>
      <w:ins w:id="377" w:author="Cascante Vega, Jaime E." w:date="2023-08-26T14:56:00Z">
        <w:r w:rsidR="00ED4EC2">
          <w:rPr>
            <w:rFonts w:ascii="Arial" w:hAnsi="Arial" w:cs="Arial"/>
            <w:color w:val="000000" w:themeColor="text1"/>
            <w:sz w:val="20"/>
            <w:szCs w:val="20"/>
            <w:shd w:val="clear" w:color="auto" w:fill="FFFFFF"/>
            <w:lang w:val="en-US"/>
          </w:rPr>
          <w:t>the Figures.</w:t>
        </w:r>
      </w:ins>
      <w:del w:id="378" w:author="Shaman, Jeffrey L." w:date="2023-08-25T13:46:00Z">
        <w:r w:rsidR="00F33BF7" w:rsidRPr="0026377F" w:rsidDel="0026377F">
          <w:rPr>
            <w:rFonts w:ascii="Arial" w:hAnsi="Arial" w:cs="Arial"/>
            <w:color w:val="000000" w:themeColor="text1"/>
            <w:sz w:val="20"/>
            <w:szCs w:val="20"/>
            <w:highlight w:val="yellow"/>
            <w:shd w:val="clear" w:color="auto" w:fill="FFFFFF"/>
            <w:lang w:val="en-US"/>
            <w:rPrChange w:id="379" w:author="Shaman, Jeffrey L." w:date="2023-08-25T13:46:00Z">
              <w:rPr>
                <w:rFonts w:ascii="Arial" w:hAnsi="Arial" w:cs="Arial"/>
                <w:color w:val="000000" w:themeColor="text1"/>
                <w:sz w:val="20"/>
                <w:szCs w:val="20"/>
                <w:shd w:val="clear" w:color="auto" w:fill="FFFFFF"/>
                <w:lang w:val="en-US"/>
              </w:rPr>
            </w:rPrChange>
          </w:rPr>
          <w:delText xml:space="preserve">the </w:delText>
        </w:r>
      </w:del>
      <w:del w:id="380" w:author="Cascante Vega, Jaime E." w:date="2023-08-26T14:56:00Z">
        <w:r w:rsidR="00F33BF7" w:rsidRPr="0026377F" w:rsidDel="00ED4EC2">
          <w:rPr>
            <w:rFonts w:ascii="Arial" w:hAnsi="Arial" w:cs="Arial"/>
            <w:color w:val="000000" w:themeColor="text1"/>
            <w:sz w:val="20"/>
            <w:szCs w:val="20"/>
            <w:highlight w:val="yellow"/>
            <w:shd w:val="clear" w:color="auto" w:fill="FFFFFF"/>
            <w:lang w:val="en-US"/>
            <w:rPrChange w:id="381" w:author="Shaman, Jeffrey L." w:date="2023-08-25T13:46:00Z">
              <w:rPr>
                <w:rFonts w:ascii="Arial" w:hAnsi="Arial" w:cs="Arial"/>
                <w:color w:val="000000" w:themeColor="text1"/>
                <w:sz w:val="20"/>
                <w:szCs w:val="20"/>
                <w:shd w:val="clear" w:color="auto" w:fill="FFFFFF"/>
                <w:lang w:val="en-US"/>
              </w:rPr>
            </w:rPrChange>
          </w:rPr>
          <w:delText>Fig XYZ.</w:delText>
        </w:r>
      </w:del>
    </w:p>
    <w:p w14:paraId="2E3225CB" w14:textId="77777777" w:rsidR="000D2AC6" w:rsidRDefault="000D2AC6" w:rsidP="009874C3">
      <w:pPr>
        <w:spacing w:line="360" w:lineRule="auto"/>
        <w:rPr>
          <w:ins w:id="382" w:author="Cascante Vega, Jaime E." w:date="2023-08-26T14:47:00Z"/>
          <w:rFonts w:ascii="Arial" w:hAnsi="Arial" w:cs="Arial"/>
          <w:color w:val="000000" w:themeColor="text1"/>
          <w:sz w:val="20"/>
          <w:szCs w:val="20"/>
          <w:shd w:val="clear" w:color="auto" w:fill="FFFFFF"/>
          <w:lang w:val="en-US"/>
        </w:rPr>
      </w:pPr>
    </w:p>
    <w:p w14:paraId="3385777E" w14:textId="1AF4E234" w:rsidR="000D2AC6" w:rsidRDefault="000D2AC6" w:rsidP="009874C3">
      <w:pPr>
        <w:spacing w:line="360" w:lineRule="auto"/>
        <w:rPr>
          <w:ins w:id="383" w:author="Cascante Vega, Jaime E." w:date="2023-08-26T14:48:00Z"/>
          <w:rFonts w:ascii="Arial" w:hAnsi="Arial" w:cs="Arial"/>
          <w:b/>
          <w:color w:val="000000"/>
          <w:sz w:val="20"/>
          <w:szCs w:val="20"/>
          <w:lang w:val="en-US"/>
        </w:rPr>
      </w:pPr>
      <w:ins w:id="384" w:author="Cascante Vega, Jaime E." w:date="2023-08-26T14:48:00Z">
        <w:r>
          <w:rPr>
            <w:rFonts w:ascii="Arial" w:hAnsi="Arial" w:cs="Arial"/>
            <w:b/>
            <w:color w:val="000000"/>
            <w:sz w:val="20"/>
            <w:szCs w:val="20"/>
            <w:lang w:val="en-US"/>
          </w:rPr>
          <w:t>References</w:t>
        </w:r>
      </w:ins>
    </w:p>
    <w:p w14:paraId="12397ECF" w14:textId="77777777" w:rsidR="000D2AC6" w:rsidRPr="000D2AC6" w:rsidRDefault="000D2AC6" w:rsidP="009874C3">
      <w:pPr>
        <w:spacing w:line="360" w:lineRule="auto"/>
        <w:rPr>
          <w:ins w:id="385" w:author="Cascante Vega, Jaime E." w:date="2023-08-26T14:47:00Z"/>
          <w:rFonts w:ascii="Arial" w:hAnsi="Arial" w:cs="Arial"/>
          <w:b/>
          <w:color w:val="000000"/>
          <w:sz w:val="20"/>
          <w:szCs w:val="20"/>
          <w:lang w:val="en-US"/>
          <w:rPrChange w:id="386" w:author="Cascante Vega, Jaime E." w:date="2023-08-26T14:48:00Z">
            <w:rPr>
              <w:ins w:id="387" w:author="Cascante Vega, Jaime E." w:date="2023-08-26T14:47:00Z"/>
              <w:rFonts w:ascii="Arial" w:hAnsi="Arial" w:cs="Arial"/>
              <w:color w:val="000000" w:themeColor="text1"/>
              <w:sz w:val="20"/>
              <w:szCs w:val="20"/>
              <w:shd w:val="clear" w:color="auto" w:fill="FFFFFF"/>
              <w:lang w:val="en-US"/>
            </w:rPr>
          </w:rPrChange>
        </w:rPr>
      </w:pPr>
    </w:p>
    <w:p w14:paraId="2661B1F7" w14:textId="77777777" w:rsidR="00463351" w:rsidRPr="00463351" w:rsidRDefault="000D2AC6" w:rsidP="00463351">
      <w:pPr>
        <w:pStyle w:val="Bibliography"/>
        <w:rPr>
          <w:rFonts w:ascii="Arial" w:hAnsi="Arial" w:cs="Arial"/>
          <w:color w:val="000000"/>
          <w:sz w:val="20"/>
          <w:lang w:val="en-GB"/>
        </w:rPr>
      </w:pPr>
      <w:r>
        <w:rPr>
          <w:rFonts w:ascii="Arial" w:hAnsi="Arial" w:cs="Arial"/>
          <w:color w:val="000000" w:themeColor="text1"/>
          <w:sz w:val="20"/>
          <w:szCs w:val="20"/>
          <w:lang w:val="en-US"/>
        </w:rPr>
        <w:fldChar w:fldCharType="begin"/>
      </w:r>
      <w:r>
        <w:rPr>
          <w:rFonts w:ascii="Arial" w:hAnsi="Arial" w:cs="Arial"/>
          <w:color w:val="000000" w:themeColor="text1"/>
          <w:sz w:val="20"/>
          <w:szCs w:val="20"/>
          <w:lang w:val="en-US"/>
        </w:rPr>
        <w:instrText xml:space="preserve"> ADDIN ZOTERO_BIBL {"uncited":[],"omitted":[],"custom":[]} CSL_BIBLIOGRAPHY </w:instrText>
      </w:r>
      <w:r>
        <w:rPr>
          <w:rFonts w:ascii="Arial" w:hAnsi="Arial" w:cs="Arial"/>
          <w:color w:val="000000" w:themeColor="text1"/>
          <w:sz w:val="20"/>
          <w:szCs w:val="20"/>
          <w:lang w:val="en-US"/>
        </w:rPr>
        <w:fldChar w:fldCharType="separate"/>
      </w:r>
      <w:r w:rsidR="00463351" w:rsidRPr="00463351">
        <w:rPr>
          <w:rFonts w:ascii="Arial" w:hAnsi="Arial" w:cs="Arial"/>
          <w:color w:val="000000"/>
          <w:sz w:val="20"/>
          <w:lang w:val="en-GB"/>
        </w:rPr>
        <w:t>1.</w:t>
      </w:r>
      <w:r w:rsidR="00463351" w:rsidRPr="00463351">
        <w:rPr>
          <w:rFonts w:ascii="Arial" w:hAnsi="Arial" w:cs="Arial"/>
          <w:color w:val="000000"/>
          <w:sz w:val="20"/>
          <w:lang w:val="en-GB"/>
        </w:rPr>
        <w:tab/>
        <w:t>Center for Disease Control and Prevention. Revised Recommendations of the Advisory Committee on Immunization Practices to Vaccinate All Persons Aged 11--18 Years with Meningococcal Conjugate Vaccine. https://www.cdc.gov/mmwr/preview/mmwrhtml/mm5631a3.htm.</w:t>
      </w:r>
    </w:p>
    <w:p w14:paraId="0CF50CAD" w14:textId="77777777" w:rsidR="00463351" w:rsidRPr="00463351" w:rsidRDefault="00463351" w:rsidP="00463351">
      <w:pPr>
        <w:pStyle w:val="Bibliography"/>
        <w:rPr>
          <w:rFonts w:ascii="Arial" w:hAnsi="Arial" w:cs="Arial"/>
          <w:color w:val="000000"/>
          <w:sz w:val="20"/>
          <w:lang w:val="en-GB"/>
        </w:rPr>
      </w:pPr>
      <w:r w:rsidRPr="00463351">
        <w:rPr>
          <w:rFonts w:ascii="Arial" w:hAnsi="Arial" w:cs="Arial"/>
          <w:color w:val="000000"/>
          <w:sz w:val="20"/>
          <w:lang w:val="en-GB"/>
        </w:rPr>
        <w:t>2.</w:t>
      </w:r>
      <w:r w:rsidRPr="00463351">
        <w:rPr>
          <w:rFonts w:ascii="Arial" w:hAnsi="Arial" w:cs="Arial"/>
          <w:color w:val="000000"/>
          <w:sz w:val="20"/>
          <w:lang w:val="en-GB"/>
        </w:rPr>
        <w:tab/>
        <w:t xml:space="preserve">MacNeil, J. R., Rubin, L. G., Patton, M., Ortega-Sanchez, I. R. &amp; Martin, S. W. Recommendations for Use of Meningococcal Conjugate Vaccines in HIV-Infected Persons — Advisory Committee on Immunization Practices, 2018. </w:t>
      </w:r>
      <w:r w:rsidRPr="00463351">
        <w:rPr>
          <w:rFonts w:ascii="Arial" w:hAnsi="Arial" w:cs="Arial"/>
          <w:i/>
          <w:iCs/>
          <w:color w:val="000000"/>
          <w:sz w:val="20"/>
          <w:lang w:val="en-GB"/>
        </w:rPr>
        <w:t>MMWR Morb. Mortal. Wkly. Rep.</w:t>
      </w:r>
      <w:r w:rsidRPr="00463351">
        <w:rPr>
          <w:rFonts w:ascii="Arial" w:hAnsi="Arial" w:cs="Arial"/>
          <w:color w:val="000000"/>
          <w:sz w:val="20"/>
          <w:lang w:val="en-GB"/>
        </w:rPr>
        <w:t xml:space="preserve"> </w:t>
      </w:r>
      <w:r w:rsidRPr="00463351">
        <w:rPr>
          <w:rFonts w:ascii="Arial" w:hAnsi="Arial" w:cs="Arial"/>
          <w:b/>
          <w:bCs/>
          <w:color w:val="000000"/>
          <w:sz w:val="20"/>
          <w:lang w:val="en-GB"/>
        </w:rPr>
        <w:t>65</w:t>
      </w:r>
      <w:r w:rsidRPr="00463351">
        <w:rPr>
          <w:rFonts w:ascii="Arial" w:hAnsi="Arial" w:cs="Arial"/>
          <w:color w:val="000000"/>
          <w:sz w:val="20"/>
          <w:lang w:val="en-GB"/>
        </w:rPr>
        <w:t>, 1189–1194 (2018).</w:t>
      </w:r>
    </w:p>
    <w:p w14:paraId="2FF40850" w14:textId="77777777" w:rsidR="00463351" w:rsidRPr="00463351" w:rsidRDefault="00463351" w:rsidP="00463351">
      <w:pPr>
        <w:pStyle w:val="Bibliography"/>
        <w:rPr>
          <w:rFonts w:ascii="Arial" w:hAnsi="Arial" w:cs="Arial"/>
          <w:color w:val="000000"/>
          <w:sz w:val="20"/>
          <w:lang w:val="en-GB"/>
        </w:rPr>
      </w:pPr>
      <w:r w:rsidRPr="00463351">
        <w:rPr>
          <w:rFonts w:ascii="Arial" w:hAnsi="Arial" w:cs="Arial"/>
          <w:color w:val="000000"/>
          <w:sz w:val="20"/>
          <w:lang w:val="en-GB"/>
        </w:rPr>
        <w:t>3.</w:t>
      </w:r>
      <w:r w:rsidRPr="00463351">
        <w:rPr>
          <w:rFonts w:ascii="Arial" w:hAnsi="Arial" w:cs="Arial"/>
          <w:color w:val="000000"/>
          <w:sz w:val="20"/>
          <w:lang w:val="en-GB"/>
        </w:rPr>
        <w:tab/>
        <w:t xml:space="preserve">MacNeil, J. R., Rubin, L. G., Patton, M., Ortega-Sanchez, I. R. &amp; Martin, S. W. Recommendations for Use of Meningococcal Conjugate Vaccines in HIV-Infected Persons — Advisory Committee on Immunization Practices, 2017. </w:t>
      </w:r>
      <w:r w:rsidRPr="00463351">
        <w:rPr>
          <w:rFonts w:ascii="Arial" w:hAnsi="Arial" w:cs="Arial"/>
          <w:i/>
          <w:iCs/>
          <w:color w:val="000000"/>
          <w:sz w:val="20"/>
          <w:lang w:val="en-GB"/>
        </w:rPr>
        <w:t>MMWR Morb. Mortal. Wkly. Rep.</w:t>
      </w:r>
      <w:r w:rsidRPr="00463351">
        <w:rPr>
          <w:rFonts w:ascii="Arial" w:hAnsi="Arial" w:cs="Arial"/>
          <w:color w:val="000000"/>
          <w:sz w:val="20"/>
          <w:lang w:val="en-GB"/>
        </w:rPr>
        <w:t xml:space="preserve"> </w:t>
      </w:r>
      <w:r w:rsidRPr="00463351">
        <w:rPr>
          <w:rFonts w:ascii="Arial" w:hAnsi="Arial" w:cs="Arial"/>
          <w:b/>
          <w:bCs/>
          <w:color w:val="000000"/>
          <w:sz w:val="20"/>
          <w:lang w:val="en-GB"/>
        </w:rPr>
        <w:t>65</w:t>
      </w:r>
      <w:r w:rsidRPr="00463351">
        <w:rPr>
          <w:rFonts w:ascii="Arial" w:hAnsi="Arial" w:cs="Arial"/>
          <w:color w:val="000000"/>
          <w:sz w:val="20"/>
          <w:lang w:val="en-GB"/>
        </w:rPr>
        <w:t>, 1189–1194 (2017).</w:t>
      </w:r>
    </w:p>
    <w:p w14:paraId="3FEFB922" w14:textId="77777777" w:rsidR="00463351" w:rsidRPr="00463351" w:rsidRDefault="00463351" w:rsidP="00463351">
      <w:pPr>
        <w:pStyle w:val="Bibliography"/>
        <w:rPr>
          <w:rFonts w:ascii="Arial" w:hAnsi="Arial" w:cs="Arial"/>
          <w:color w:val="000000"/>
          <w:sz w:val="20"/>
          <w:lang w:val="en-GB"/>
        </w:rPr>
      </w:pPr>
      <w:r w:rsidRPr="00463351">
        <w:rPr>
          <w:rFonts w:ascii="Arial" w:hAnsi="Arial" w:cs="Arial"/>
          <w:color w:val="000000"/>
          <w:sz w:val="20"/>
          <w:lang w:val="en-GB"/>
        </w:rPr>
        <w:t>4.</w:t>
      </w:r>
      <w:r w:rsidRPr="00463351">
        <w:rPr>
          <w:rFonts w:ascii="Arial" w:hAnsi="Arial" w:cs="Arial"/>
          <w:color w:val="000000"/>
          <w:sz w:val="20"/>
          <w:lang w:val="en-GB"/>
        </w:rPr>
        <w:tab/>
        <w:t xml:space="preserve">MacNeil, J. R., Rubin, L. G., Patton, M., Ortega-Sanchez, I. R. &amp; Martin, S. W. Recommendations for Use of Meningococcal Conjugate Vaccines in HIV-Infected Persons — Advisory Committee on Immunization Practices, 2015. </w:t>
      </w:r>
      <w:r w:rsidRPr="00463351">
        <w:rPr>
          <w:rFonts w:ascii="Arial" w:hAnsi="Arial" w:cs="Arial"/>
          <w:i/>
          <w:iCs/>
          <w:color w:val="000000"/>
          <w:sz w:val="20"/>
          <w:lang w:val="en-GB"/>
        </w:rPr>
        <w:t>MMWR Morb. Mortal. Wkly. Rep.</w:t>
      </w:r>
      <w:r w:rsidRPr="00463351">
        <w:rPr>
          <w:rFonts w:ascii="Arial" w:hAnsi="Arial" w:cs="Arial"/>
          <w:color w:val="000000"/>
          <w:sz w:val="20"/>
          <w:lang w:val="en-GB"/>
        </w:rPr>
        <w:t xml:space="preserve"> </w:t>
      </w:r>
      <w:r w:rsidRPr="00463351">
        <w:rPr>
          <w:rFonts w:ascii="Arial" w:hAnsi="Arial" w:cs="Arial"/>
          <w:b/>
          <w:bCs/>
          <w:color w:val="000000"/>
          <w:sz w:val="20"/>
          <w:lang w:val="en-GB"/>
        </w:rPr>
        <w:t>65</w:t>
      </w:r>
      <w:r w:rsidRPr="00463351">
        <w:rPr>
          <w:rFonts w:ascii="Arial" w:hAnsi="Arial" w:cs="Arial"/>
          <w:color w:val="000000"/>
          <w:sz w:val="20"/>
          <w:lang w:val="en-GB"/>
        </w:rPr>
        <w:t>, 1189–1194 (2015).</w:t>
      </w:r>
    </w:p>
    <w:p w14:paraId="6A9E1F8C" w14:textId="77777777" w:rsidR="00463351" w:rsidRPr="00463351" w:rsidRDefault="00463351" w:rsidP="00463351">
      <w:pPr>
        <w:pStyle w:val="Bibliography"/>
        <w:rPr>
          <w:rFonts w:ascii="Arial" w:hAnsi="Arial" w:cs="Arial"/>
          <w:color w:val="000000"/>
          <w:sz w:val="20"/>
          <w:lang w:val="en-GB"/>
        </w:rPr>
      </w:pPr>
      <w:r w:rsidRPr="00463351">
        <w:rPr>
          <w:rFonts w:ascii="Arial" w:hAnsi="Arial" w:cs="Arial"/>
          <w:color w:val="000000"/>
          <w:sz w:val="20"/>
          <w:lang w:val="en-GB"/>
        </w:rPr>
        <w:t>5.</w:t>
      </w:r>
      <w:r w:rsidRPr="00463351">
        <w:rPr>
          <w:rFonts w:ascii="Arial" w:hAnsi="Arial" w:cs="Arial"/>
          <w:color w:val="000000"/>
          <w:sz w:val="20"/>
          <w:lang w:val="en-GB"/>
        </w:rPr>
        <w:tab/>
        <w:t xml:space="preserve">MacNeil, J. R., Rubin, L. G., Patton, M., Ortega-Sanchez, I. R. &amp; Martin, S. W. Recommendations for Use of Meningococcal Conjugate Vaccines in HIV-Infected Persons — Advisory Committee on Immunization Practices, 2019. </w:t>
      </w:r>
      <w:r w:rsidRPr="00463351">
        <w:rPr>
          <w:rFonts w:ascii="Arial" w:hAnsi="Arial" w:cs="Arial"/>
          <w:i/>
          <w:iCs/>
          <w:color w:val="000000"/>
          <w:sz w:val="20"/>
          <w:lang w:val="en-GB"/>
        </w:rPr>
        <w:t>MMWR Morb. Mortal. Wkly. Rep.</w:t>
      </w:r>
      <w:r w:rsidRPr="00463351">
        <w:rPr>
          <w:rFonts w:ascii="Arial" w:hAnsi="Arial" w:cs="Arial"/>
          <w:color w:val="000000"/>
          <w:sz w:val="20"/>
          <w:lang w:val="en-GB"/>
        </w:rPr>
        <w:t xml:space="preserve"> </w:t>
      </w:r>
      <w:r w:rsidRPr="00463351">
        <w:rPr>
          <w:rFonts w:ascii="Arial" w:hAnsi="Arial" w:cs="Arial"/>
          <w:b/>
          <w:bCs/>
          <w:color w:val="000000"/>
          <w:sz w:val="20"/>
          <w:lang w:val="en-GB"/>
        </w:rPr>
        <w:t>65</w:t>
      </w:r>
      <w:r w:rsidRPr="00463351">
        <w:rPr>
          <w:rFonts w:ascii="Arial" w:hAnsi="Arial" w:cs="Arial"/>
          <w:color w:val="000000"/>
          <w:sz w:val="20"/>
          <w:lang w:val="en-GB"/>
        </w:rPr>
        <w:t>, 1189–1194 (2019).</w:t>
      </w:r>
    </w:p>
    <w:p w14:paraId="4F2D21AA" w14:textId="77777777" w:rsidR="00463351" w:rsidRPr="00463351" w:rsidRDefault="00463351" w:rsidP="00463351">
      <w:pPr>
        <w:pStyle w:val="Bibliography"/>
        <w:rPr>
          <w:rFonts w:ascii="Arial" w:hAnsi="Arial" w:cs="Arial"/>
          <w:color w:val="000000"/>
          <w:sz w:val="20"/>
          <w:lang w:val="en-GB"/>
        </w:rPr>
      </w:pPr>
      <w:r w:rsidRPr="00463351">
        <w:rPr>
          <w:rFonts w:ascii="Arial" w:hAnsi="Arial" w:cs="Arial"/>
          <w:color w:val="000000"/>
          <w:sz w:val="20"/>
          <w:lang w:val="en-GB"/>
        </w:rPr>
        <w:t>6.</w:t>
      </w:r>
      <w:r w:rsidRPr="00463351">
        <w:rPr>
          <w:rFonts w:ascii="Arial" w:hAnsi="Arial" w:cs="Arial"/>
          <w:color w:val="000000"/>
          <w:sz w:val="20"/>
          <w:lang w:val="en-GB"/>
        </w:rPr>
        <w:tab/>
        <w:t xml:space="preserve">MacNeil, J. R., Rubin, L. G., Patton, M., Ortega-Sanchez, I. R. &amp; Martin, S. W. Recommendations for Use of Meningococcal Conjugate Vaccines in HIV-Infected Persons — Advisory Committee on Immunization Practices, 2021. </w:t>
      </w:r>
      <w:r w:rsidRPr="00463351">
        <w:rPr>
          <w:rFonts w:ascii="Arial" w:hAnsi="Arial" w:cs="Arial"/>
          <w:i/>
          <w:iCs/>
          <w:color w:val="000000"/>
          <w:sz w:val="20"/>
          <w:lang w:val="en-GB"/>
        </w:rPr>
        <w:t>MMWR Morb. Mortal. Wkly. Rep.</w:t>
      </w:r>
      <w:r w:rsidRPr="00463351">
        <w:rPr>
          <w:rFonts w:ascii="Arial" w:hAnsi="Arial" w:cs="Arial"/>
          <w:color w:val="000000"/>
          <w:sz w:val="20"/>
          <w:lang w:val="en-GB"/>
        </w:rPr>
        <w:t xml:space="preserve"> </w:t>
      </w:r>
      <w:r w:rsidRPr="00463351">
        <w:rPr>
          <w:rFonts w:ascii="Arial" w:hAnsi="Arial" w:cs="Arial"/>
          <w:b/>
          <w:bCs/>
          <w:color w:val="000000"/>
          <w:sz w:val="20"/>
          <w:lang w:val="en-GB"/>
        </w:rPr>
        <w:t>65</w:t>
      </w:r>
      <w:r w:rsidRPr="00463351">
        <w:rPr>
          <w:rFonts w:ascii="Arial" w:hAnsi="Arial" w:cs="Arial"/>
          <w:color w:val="000000"/>
          <w:sz w:val="20"/>
          <w:lang w:val="en-GB"/>
        </w:rPr>
        <w:t>, 1189–1194 (2021).</w:t>
      </w:r>
    </w:p>
    <w:p w14:paraId="11714E81" w14:textId="77777777" w:rsidR="00463351" w:rsidRPr="00463351" w:rsidRDefault="00463351" w:rsidP="00463351">
      <w:pPr>
        <w:pStyle w:val="Bibliography"/>
        <w:rPr>
          <w:rFonts w:ascii="Arial" w:hAnsi="Arial" w:cs="Arial"/>
          <w:color w:val="000000"/>
          <w:sz w:val="20"/>
          <w:lang w:val="en-GB"/>
        </w:rPr>
      </w:pPr>
      <w:r w:rsidRPr="00463351">
        <w:rPr>
          <w:rFonts w:ascii="Arial" w:hAnsi="Arial" w:cs="Arial"/>
          <w:color w:val="000000"/>
          <w:sz w:val="20"/>
          <w:lang w:val="en-GB"/>
        </w:rPr>
        <w:t>7.</w:t>
      </w:r>
      <w:r w:rsidRPr="00463351">
        <w:rPr>
          <w:rFonts w:ascii="Arial" w:hAnsi="Arial" w:cs="Arial"/>
          <w:color w:val="000000"/>
          <w:sz w:val="20"/>
          <w:lang w:val="en-GB"/>
        </w:rPr>
        <w:tab/>
        <w:t xml:space="preserve">Carr, J. P. </w:t>
      </w:r>
      <w:r w:rsidRPr="00463351">
        <w:rPr>
          <w:rFonts w:ascii="Arial" w:hAnsi="Arial" w:cs="Arial"/>
          <w:i/>
          <w:iCs/>
          <w:color w:val="000000"/>
          <w:sz w:val="20"/>
          <w:lang w:val="en-GB"/>
        </w:rPr>
        <w:t>et al.</w:t>
      </w:r>
      <w:r w:rsidRPr="00463351">
        <w:rPr>
          <w:rFonts w:ascii="Arial" w:hAnsi="Arial" w:cs="Arial"/>
          <w:color w:val="000000"/>
          <w:sz w:val="20"/>
          <w:lang w:val="en-GB"/>
        </w:rPr>
        <w:t xml:space="preserve"> Impact of meningococcal ACWY conjugate vaccines on pharyngeal carriage in adolescents: evidence for herd protection from the UK MenACWY programme. </w:t>
      </w:r>
      <w:r w:rsidRPr="00463351">
        <w:rPr>
          <w:rFonts w:ascii="Arial" w:hAnsi="Arial" w:cs="Arial"/>
          <w:i/>
          <w:iCs/>
          <w:color w:val="000000"/>
          <w:sz w:val="20"/>
          <w:lang w:val="en-GB"/>
        </w:rPr>
        <w:t>Clinical Microbiology and Infection</w:t>
      </w:r>
      <w:r w:rsidRPr="00463351">
        <w:rPr>
          <w:rFonts w:ascii="Arial" w:hAnsi="Arial" w:cs="Arial"/>
          <w:color w:val="000000"/>
          <w:sz w:val="20"/>
          <w:lang w:val="en-GB"/>
        </w:rPr>
        <w:t xml:space="preserve"> </w:t>
      </w:r>
      <w:r w:rsidRPr="00463351">
        <w:rPr>
          <w:rFonts w:ascii="Arial" w:hAnsi="Arial" w:cs="Arial"/>
          <w:b/>
          <w:bCs/>
          <w:color w:val="000000"/>
          <w:sz w:val="20"/>
          <w:lang w:val="en-GB"/>
        </w:rPr>
        <w:t>28</w:t>
      </w:r>
      <w:r w:rsidRPr="00463351">
        <w:rPr>
          <w:rFonts w:ascii="Arial" w:hAnsi="Arial" w:cs="Arial"/>
          <w:color w:val="000000"/>
          <w:sz w:val="20"/>
          <w:lang w:val="en-GB"/>
        </w:rPr>
        <w:t>, 1649.e1-1649.e8 (2022).</w:t>
      </w:r>
    </w:p>
    <w:p w14:paraId="42DD52E0" w14:textId="77777777" w:rsidR="00463351" w:rsidRPr="00463351" w:rsidRDefault="00463351" w:rsidP="00463351">
      <w:pPr>
        <w:pStyle w:val="Bibliography"/>
        <w:rPr>
          <w:rFonts w:ascii="Arial" w:hAnsi="Arial" w:cs="Arial"/>
          <w:color w:val="000000"/>
          <w:sz w:val="20"/>
          <w:lang w:val="en-GB"/>
        </w:rPr>
      </w:pPr>
      <w:r w:rsidRPr="00463351">
        <w:rPr>
          <w:rFonts w:ascii="Arial" w:hAnsi="Arial" w:cs="Arial"/>
          <w:color w:val="000000"/>
          <w:sz w:val="20"/>
          <w:lang w:val="en-GB"/>
        </w:rPr>
        <w:t>8.</w:t>
      </w:r>
      <w:r w:rsidRPr="00463351">
        <w:rPr>
          <w:rFonts w:ascii="Arial" w:hAnsi="Arial" w:cs="Arial"/>
          <w:color w:val="000000"/>
          <w:sz w:val="20"/>
          <w:lang w:val="en-GB"/>
        </w:rPr>
        <w:tab/>
        <w:t xml:space="preserve">Magpantay, F. M. G., King, A. A. &amp; Rohani, P. Age-structure and transient dynamics in epidemiological systems. </w:t>
      </w:r>
      <w:r w:rsidRPr="00463351">
        <w:rPr>
          <w:rFonts w:ascii="Arial" w:hAnsi="Arial" w:cs="Arial"/>
          <w:i/>
          <w:iCs/>
          <w:color w:val="000000"/>
          <w:sz w:val="20"/>
          <w:lang w:val="en-GB"/>
        </w:rPr>
        <w:t>J. R. Soc. Interface.</w:t>
      </w:r>
      <w:r w:rsidRPr="00463351">
        <w:rPr>
          <w:rFonts w:ascii="Arial" w:hAnsi="Arial" w:cs="Arial"/>
          <w:color w:val="000000"/>
          <w:sz w:val="20"/>
          <w:lang w:val="en-GB"/>
        </w:rPr>
        <w:t xml:space="preserve"> </w:t>
      </w:r>
      <w:r w:rsidRPr="00463351">
        <w:rPr>
          <w:rFonts w:ascii="Arial" w:hAnsi="Arial" w:cs="Arial"/>
          <w:b/>
          <w:bCs/>
          <w:color w:val="000000"/>
          <w:sz w:val="20"/>
          <w:lang w:val="en-GB"/>
        </w:rPr>
        <w:t>16</w:t>
      </w:r>
      <w:r w:rsidRPr="00463351">
        <w:rPr>
          <w:rFonts w:ascii="Arial" w:hAnsi="Arial" w:cs="Arial"/>
          <w:color w:val="000000"/>
          <w:sz w:val="20"/>
          <w:lang w:val="en-GB"/>
        </w:rPr>
        <w:t>, 20190151 (2019).</w:t>
      </w:r>
    </w:p>
    <w:p w14:paraId="3FC13511" w14:textId="77777777" w:rsidR="00463351" w:rsidRPr="00463351" w:rsidRDefault="00463351" w:rsidP="00463351">
      <w:pPr>
        <w:pStyle w:val="Bibliography"/>
        <w:rPr>
          <w:rFonts w:ascii="Arial" w:hAnsi="Arial" w:cs="Arial"/>
          <w:color w:val="000000"/>
          <w:sz w:val="20"/>
          <w:lang w:val="en-GB"/>
        </w:rPr>
      </w:pPr>
      <w:r w:rsidRPr="00463351">
        <w:rPr>
          <w:rFonts w:ascii="Arial" w:hAnsi="Arial" w:cs="Arial"/>
          <w:color w:val="000000"/>
          <w:sz w:val="20"/>
          <w:lang w:val="en-GB"/>
        </w:rPr>
        <w:lastRenderedPageBreak/>
        <w:t>9.</w:t>
      </w:r>
      <w:r w:rsidRPr="00463351">
        <w:rPr>
          <w:rFonts w:ascii="Arial" w:hAnsi="Arial" w:cs="Arial"/>
          <w:color w:val="000000"/>
          <w:sz w:val="20"/>
          <w:lang w:val="en-GB"/>
        </w:rPr>
        <w:tab/>
        <w:t xml:space="preserve">Jacobs, J. H. </w:t>
      </w:r>
      <w:r w:rsidRPr="00463351">
        <w:rPr>
          <w:rFonts w:ascii="Arial" w:hAnsi="Arial" w:cs="Arial"/>
          <w:i/>
          <w:iCs/>
          <w:color w:val="000000"/>
          <w:sz w:val="20"/>
          <w:lang w:val="en-GB"/>
        </w:rPr>
        <w:t>et al.</w:t>
      </w:r>
      <w:r w:rsidRPr="00463351">
        <w:rPr>
          <w:rFonts w:ascii="Arial" w:hAnsi="Arial" w:cs="Arial"/>
          <w:color w:val="000000"/>
          <w:sz w:val="20"/>
          <w:lang w:val="en-GB"/>
        </w:rPr>
        <w:t xml:space="preserve"> The Association of Meningococcal Disease with Influenza in the United States, 1989–2009. </w:t>
      </w:r>
      <w:r w:rsidRPr="00463351">
        <w:rPr>
          <w:rFonts w:ascii="Arial" w:hAnsi="Arial" w:cs="Arial"/>
          <w:i/>
          <w:iCs/>
          <w:color w:val="000000"/>
          <w:sz w:val="20"/>
          <w:lang w:val="en-GB"/>
        </w:rPr>
        <w:t>PLoS ONE</w:t>
      </w:r>
      <w:r w:rsidRPr="00463351">
        <w:rPr>
          <w:rFonts w:ascii="Arial" w:hAnsi="Arial" w:cs="Arial"/>
          <w:color w:val="000000"/>
          <w:sz w:val="20"/>
          <w:lang w:val="en-GB"/>
        </w:rPr>
        <w:t xml:space="preserve"> </w:t>
      </w:r>
      <w:r w:rsidRPr="00463351">
        <w:rPr>
          <w:rFonts w:ascii="Arial" w:hAnsi="Arial" w:cs="Arial"/>
          <w:b/>
          <w:bCs/>
          <w:color w:val="000000"/>
          <w:sz w:val="20"/>
          <w:lang w:val="en-GB"/>
        </w:rPr>
        <w:t>9</w:t>
      </w:r>
      <w:r w:rsidRPr="00463351">
        <w:rPr>
          <w:rFonts w:ascii="Arial" w:hAnsi="Arial" w:cs="Arial"/>
          <w:color w:val="000000"/>
          <w:sz w:val="20"/>
          <w:lang w:val="en-GB"/>
        </w:rPr>
        <w:t>, e107486 (2014).</w:t>
      </w:r>
    </w:p>
    <w:p w14:paraId="721D90E9" w14:textId="77777777" w:rsidR="00463351" w:rsidRPr="00463351" w:rsidRDefault="00463351" w:rsidP="00463351">
      <w:pPr>
        <w:pStyle w:val="Bibliography"/>
        <w:rPr>
          <w:rFonts w:ascii="Arial" w:hAnsi="Arial" w:cs="Arial"/>
          <w:color w:val="000000"/>
          <w:sz w:val="20"/>
          <w:lang w:val="en-GB"/>
        </w:rPr>
      </w:pPr>
      <w:r w:rsidRPr="00463351">
        <w:rPr>
          <w:rFonts w:ascii="Arial" w:hAnsi="Arial" w:cs="Arial"/>
          <w:color w:val="000000"/>
          <w:sz w:val="20"/>
          <w:lang w:val="en-GB"/>
        </w:rPr>
        <w:t>10.</w:t>
      </w:r>
      <w:r w:rsidRPr="00463351">
        <w:rPr>
          <w:rFonts w:ascii="Arial" w:hAnsi="Arial" w:cs="Arial"/>
          <w:color w:val="000000"/>
          <w:sz w:val="20"/>
          <w:lang w:val="en-GB"/>
        </w:rPr>
        <w:tab/>
        <w:t xml:space="preserve">Shrestha, S. </w:t>
      </w:r>
      <w:r w:rsidRPr="00463351">
        <w:rPr>
          <w:rFonts w:ascii="Arial" w:hAnsi="Arial" w:cs="Arial"/>
          <w:i/>
          <w:iCs/>
          <w:color w:val="000000"/>
          <w:sz w:val="20"/>
          <w:lang w:val="en-GB"/>
        </w:rPr>
        <w:t>et al.</w:t>
      </w:r>
      <w:r w:rsidRPr="00463351">
        <w:rPr>
          <w:rFonts w:ascii="Arial" w:hAnsi="Arial" w:cs="Arial"/>
          <w:color w:val="000000"/>
          <w:sz w:val="20"/>
          <w:lang w:val="en-GB"/>
        </w:rPr>
        <w:t xml:space="preserve"> Identifying the Interaction Between Influenza and Pneumococcal Pneumonia Using Incidence Data. </w:t>
      </w:r>
      <w:r w:rsidRPr="00463351">
        <w:rPr>
          <w:rFonts w:ascii="Arial" w:hAnsi="Arial" w:cs="Arial"/>
          <w:i/>
          <w:iCs/>
          <w:color w:val="000000"/>
          <w:sz w:val="20"/>
          <w:lang w:val="en-GB"/>
        </w:rPr>
        <w:t>Sci. Transl. Med.</w:t>
      </w:r>
      <w:r w:rsidRPr="00463351">
        <w:rPr>
          <w:rFonts w:ascii="Arial" w:hAnsi="Arial" w:cs="Arial"/>
          <w:color w:val="000000"/>
          <w:sz w:val="20"/>
          <w:lang w:val="en-GB"/>
        </w:rPr>
        <w:t xml:space="preserve"> </w:t>
      </w:r>
      <w:r w:rsidRPr="00463351">
        <w:rPr>
          <w:rFonts w:ascii="Arial" w:hAnsi="Arial" w:cs="Arial"/>
          <w:b/>
          <w:bCs/>
          <w:color w:val="000000"/>
          <w:sz w:val="20"/>
          <w:lang w:val="en-GB"/>
        </w:rPr>
        <w:t>5</w:t>
      </w:r>
      <w:r w:rsidRPr="00463351">
        <w:rPr>
          <w:rFonts w:ascii="Arial" w:hAnsi="Arial" w:cs="Arial"/>
          <w:color w:val="000000"/>
          <w:sz w:val="20"/>
          <w:lang w:val="en-GB"/>
        </w:rPr>
        <w:t>, (2013).</w:t>
      </w:r>
    </w:p>
    <w:p w14:paraId="734D1C46" w14:textId="77777777" w:rsidR="00463351" w:rsidRPr="00463351" w:rsidRDefault="00463351" w:rsidP="00463351">
      <w:pPr>
        <w:pStyle w:val="Bibliography"/>
        <w:rPr>
          <w:rFonts w:ascii="Arial" w:hAnsi="Arial" w:cs="Arial"/>
          <w:color w:val="000000"/>
          <w:sz w:val="20"/>
          <w:lang w:val="en-GB"/>
        </w:rPr>
      </w:pPr>
      <w:r w:rsidRPr="00463351">
        <w:rPr>
          <w:rFonts w:ascii="Arial" w:hAnsi="Arial" w:cs="Arial"/>
          <w:color w:val="000000"/>
          <w:sz w:val="20"/>
          <w:lang w:val="en-GB"/>
        </w:rPr>
        <w:t>11.</w:t>
      </w:r>
      <w:r w:rsidRPr="00463351">
        <w:rPr>
          <w:rFonts w:ascii="Arial" w:hAnsi="Arial" w:cs="Arial"/>
          <w:color w:val="000000"/>
          <w:sz w:val="20"/>
          <w:lang w:val="en-GB"/>
        </w:rPr>
        <w:tab/>
        <w:t xml:space="preserve">Christensen, H., May, M., Bowen, L., Hickman, M. &amp; Trotter, C. L. Meningococcal carriage by age: a systematic review and meta-analysis. </w:t>
      </w:r>
      <w:r w:rsidRPr="00463351">
        <w:rPr>
          <w:rFonts w:ascii="Arial" w:hAnsi="Arial" w:cs="Arial"/>
          <w:i/>
          <w:iCs/>
          <w:color w:val="000000"/>
          <w:sz w:val="20"/>
          <w:lang w:val="en-GB"/>
        </w:rPr>
        <w:t>The Lancet Infectious Diseases</w:t>
      </w:r>
      <w:r w:rsidRPr="00463351">
        <w:rPr>
          <w:rFonts w:ascii="Arial" w:hAnsi="Arial" w:cs="Arial"/>
          <w:color w:val="000000"/>
          <w:sz w:val="20"/>
          <w:lang w:val="en-GB"/>
        </w:rPr>
        <w:t xml:space="preserve"> </w:t>
      </w:r>
      <w:r w:rsidRPr="00463351">
        <w:rPr>
          <w:rFonts w:ascii="Arial" w:hAnsi="Arial" w:cs="Arial"/>
          <w:b/>
          <w:bCs/>
          <w:color w:val="000000"/>
          <w:sz w:val="20"/>
          <w:lang w:val="en-GB"/>
        </w:rPr>
        <w:t>10</w:t>
      </w:r>
      <w:r w:rsidRPr="00463351">
        <w:rPr>
          <w:rFonts w:ascii="Arial" w:hAnsi="Arial" w:cs="Arial"/>
          <w:color w:val="000000"/>
          <w:sz w:val="20"/>
          <w:lang w:val="en-GB"/>
        </w:rPr>
        <w:t>, 853–861 (2010).</w:t>
      </w:r>
    </w:p>
    <w:p w14:paraId="70429D57" w14:textId="77777777" w:rsidR="00463351" w:rsidRPr="00463351" w:rsidRDefault="00463351" w:rsidP="00463351">
      <w:pPr>
        <w:pStyle w:val="Bibliography"/>
        <w:rPr>
          <w:rFonts w:ascii="Arial" w:hAnsi="Arial" w:cs="Arial"/>
          <w:color w:val="000000"/>
          <w:sz w:val="20"/>
          <w:lang w:val="en-GB"/>
        </w:rPr>
      </w:pPr>
      <w:r w:rsidRPr="00463351">
        <w:rPr>
          <w:rFonts w:ascii="Arial" w:hAnsi="Arial" w:cs="Arial"/>
          <w:color w:val="000000"/>
          <w:sz w:val="20"/>
          <w:lang w:val="en-GB"/>
        </w:rPr>
        <w:t>12.</w:t>
      </w:r>
      <w:r w:rsidRPr="00463351">
        <w:rPr>
          <w:rFonts w:ascii="Arial" w:hAnsi="Arial" w:cs="Arial"/>
          <w:color w:val="000000"/>
          <w:sz w:val="20"/>
          <w:lang w:val="en-GB"/>
        </w:rPr>
        <w:tab/>
        <w:t xml:space="preserve">Hadley, L., Karachaliou Prasinou, A., Christensen, H., Ramsay, M. &amp; Trotter, C. Modelling the impact of COVID-19 and routine MenACWY vaccination on meningococcal carriage and disease in the UK. </w:t>
      </w:r>
      <w:r w:rsidRPr="00463351">
        <w:rPr>
          <w:rFonts w:ascii="Arial" w:hAnsi="Arial" w:cs="Arial"/>
          <w:i/>
          <w:iCs/>
          <w:color w:val="000000"/>
          <w:sz w:val="20"/>
          <w:lang w:val="en-GB"/>
        </w:rPr>
        <w:t>Epidemiol. Infect.</w:t>
      </w:r>
      <w:r w:rsidRPr="00463351">
        <w:rPr>
          <w:rFonts w:ascii="Arial" w:hAnsi="Arial" w:cs="Arial"/>
          <w:color w:val="000000"/>
          <w:sz w:val="20"/>
          <w:lang w:val="en-GB"/>
        </w:rPr>
        <w:t xml:space="preserve"> </w:t>
      </w:r>
      <w:r w:rsidRPr="00463351">
        <w:rPr>
          <w:rFonts w:ascii="Arial" w:hAnsi="Arial" w:cs="Arial"/>
          <w:b/>
          <w:bCs/>
          <w:color w:val="000000"/>
          <w:sz w:val="20"/>
          <w:lang w:val="en-GB"/>
        </w:rPr>
        <w:t>151</w:t>
      </w:r>
      <w:r w:rsidRPr="00463351">
        <w:rPr>
          <w:rFonts w:ascii="Arial" w:hAnsi="Arial" w:cs="Arial"/>
          <w:color w:val="000000"/>
          <w:sz w:val="20"/>
          <w:lang w:val="en-GB"/>
        </w:rPr>
        <w:t>, e98 (2023).</w:t>
      </w:r>
    </w:p>
    <w:p w14:paraId="35DB07DE" w14:textId="00C9BB8A" w:rsidR="000D2AC6" w:rsidRPr="007C7428" w:rsidRDefault="000D2AC6" w:rsidP="009874C3">
      <w:pPr>
        <w:spacing w:line="360" w:lineRule="auto"/>
        <w:rPr>
          <w:rFonts w:ascii="Arial" w:hAnsi="Arial" w:cs="Arial"/>
          <w:color w:val="000000" w:themeColor="text1"/>
          <w:sz w:val="20"/>
          <w:szCs w:val="20"/>
          <w:lang w:val="en-US"/>
        </w:rPr>
      </w:pPr>
      <w:r>
        <w:rPr>
          <w:rFonts w:ascii="Arial" w:hAnsi="Arial" w:cs="Arial"/>
          <w:color w:val="000000" w:themeColor="text1"/>
          <w:sz w:val="20"/>
          <w:szCs w:val="20"/>
          <w:lang w:val="en-US"/>
        </w:rPr>
        <w:fldChar w:fldCharType="end"/>
      </w:r>
    </w:p>
    <w:sectPr w:rsidR="000D2AC6" w:rsidRPr="007C742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Galanti, Marta" w:date="2023-08-23T13:46:00Z" w:initials="MG">
    <w:p w14:paraId="7825C257" w14:textId="77777777" w:rsidR="00D52EBE" w:rsidRDefault="00D52EBE" w:rsidP="00204252">
      <w:r>
        <w:rPr>
          <w:rStyle w:val="CommentReference"/>
        </w:rPr>
        <w:annotationRef/>
      </w:r>
      <w:r>
        <w:rPr>
          <w:color w:val="000000"/>
          <w:sz w:val="20"/>
          <w:szCs w:val="20"/>
        </w:rPr>
        <w:t>Is there anything else or just missing period?</w:t>
      </w:r>
    </w:p>
  </w:comment>
  <w:comment w:id="14" w:author="Cascante Vega, Jaime E." w:date="2023-08-24T15:52:00Z" w:initials="JC">
    <w:p w14:paraId="3374EE75" w14:textId="77777777" w:rsidR="007661ED" w:rsidRDefault="007661ED" w:rsidP="00846316">
      <w:r>
        <w:rPr>
          <w:rStyle w:val="CommentReference"/>
        </w:rPr>
        <w:annotationRef/>
      </w:r>
      <w:r>
        <w:rPr>
          <w:color w:val="000000"/>
          <w:sz w:val="20"/>
          <w:szCs w:val="20"/>
        </w:rPr>
        <w:t>I finished it.</w:t>
      </w:r>
    </w:p>
  </w:comment>
  <w:comment w:id="81" w:author="Shaman, Jeffrey L." w:date="2023-08-25T11:48:00Z" w:initials="SJL">
    <w:p w14:paraId="4D0DA3F7" w14:textId="77777777" w:rsidR="008906E5" w:rsidRDefault="008906E5" w:rsidP="004B5DEA">
      <w:r>
        <w:rPr>
          <w:rStyle w:val="CommentReference"/>
        </w:rPr>
        <w:annotationRef/>
      </w:r>
      <w:r>
        <w:rPr>
          <w:color w:val="000000"/>
          <w:sz w:val="20"/>
          <w:szCs w:val="20"/>
        </w:rPr>
        <w:t>Jaime, could you capitalize ARIMA and SARIMA in the figure?</w:t>
      </w:r>
    </w:p>
  </w:comment>
  <w:comment w:id="82" w:author="Cascante Vega, Jaime E." w:date="2023-08-26T13:55:00Z" w:initials="JC">
    <w:p w14:paraId="329D46A0" w14:textId="77777777" w:rsidR="004D3D15" w:rsidRDefault="004D3D15" w:rsidP="000A1ECD">
      <w:r>
        <w:rPr>
          <w:rStyle w:val="CommentReference"/>
        </w:rPr>
        <w:annotationRef/>
      </w:r>
      <w:r>
        <w:rPr>
          <w:color w:val="000000"/>
          <w:sz w:val="20"/>
          <w:szCs w:val="20"/>
        </w:rPr>
        <w:t>Done</w:t>
      </w:r>
    </w:p>
  </w:comment>
  <w:comment w:id="86" w:author="Shaman, Jeffrey L." w:date="2023-08-25T11:58:00Z" w:initials="SJL">
    <w:p w14:paraId="5ED858A7" w14:textId="100FFAD3" w:rsidR="008F3A4B" w:rsidRDefault="008F3A4B" w:rsidP="000E7C41">
      <w:r>
        <w:rPr>
          <w:rStyle w:val="CommentReference"/>
        </w:rPr>
        <w:annotationRef/>
      </w:r>
      <w:r>
        <w:rPr>
          <w:color w:val="000000"/>
          <w:sz w:val="20"/>
          <w:szCs w:val="20"/>
        </w:rPr>
        <w:t>‘Selection’ of what?  Number of past predictions or prior years of data to train on?  Please state.</w:t>
      </w:r>
    </w:p>
  </w:comment>
  <w:comment w:id="87" w:author="Cascante Vega, Jaime E." w:date="2023-08-25T17:52:00Z" w:initials="JC">
    <w:p w14:paraId="2A7A78FD" w14:textId="77777777" w:rsidR="00A7119C" w:rsidRDefault="00A7119C" w:rsidP="00F64A21">
      <w:r>
        <w:rPr>
          <w:rStyle w:val="CommentReference"/>
        </w:rPr>
        <w:annotationRef/>
      </w:r>
      <w:r>
        <w:rPr>
          <w:color w:val="000000"/>
          <w:sz w:val="20"/>
          <w:szCs w:val="20"/>
        </w:rPr>
        <w:t>Sorry, not sure what happened. ‘To justify our claim’</w:t>
      </w:r>
    </w:p>
  </w:comment>
  <w:comment w:id="89" w:author="Galanti, Marta" w:date="2023-08-23T14:43:00Z" w:initials="GM">
    <w:p w14:paraId="6D329209" w14:textId="3AEDBA17" w:rsidR="00EF61F2" w:rsidRDefault="00EF61F2" w:rsidP="00A20EE9">
      <w:r>
        <w:rPr>
          <w:rStyle w:val="CommentReference"/>
        </w:rPr>
        <w:annotationRef/>
      </w:r>
      <w:r>
        <w:rPr>
          <w:color w:val="000000"/>
          <w:sz w:val="20"/>
          <w:szCs w:val="20"/>
        </w:rPr>
        <w:t>?</w:t>
      </w:r>
    </w:p>
  </w:comment>
  <w:comment w:id="114" w:author="Shaman, Jeffrey L." w:date="2023-08-25T11:58:00Z" w:initials="SJL">
    <w:p w14:paraId="71D7B487" w14:textId="77777777" w:rsidR="008F3A4B" w:rsidRDefault="008F3A4B" w:rsidP="00A6738A">
      <w:r>
        <w:rPr>
          <w:rStyle w:val="CommentReference"/>
        </w:rPr>
        <w:annotationRef/>
      </w:r>
      <w:r>
        <w:rPr>
          <w:color w:val="000000"/>
          <w:sz w:val="20"/>
          <w:szCs w:val="20"/>
        </w:rPr>
        <w:t>Needs to be added to the figure.</w:t>
      </w:r>
    </w:p>
  </w:comment>
  <w:comment w:id="115" w:author="Cascante Vega, Jaime E." w:date="2023-08-25T17:48:00Z" w:initials="JC">
    <w:p w14:paraId="23EB9156" w14:textId="77777777" w:rsidR="00A7119C" w:rsidRDefault="00A7119C" w:rsidP="00A21F7D">
      <w:r>
        <w:rPr>
          <w:rStyle w:val="CommentReference"/>
        </w:rPr>
        <w:annotationRef/>
      </w:r>
      <w:r>
        <w:rPr>
          <w:color w:val="000000"/>
          <w:sz w:val="20"/>
          <w:szCs w:val="20"/>
        </w:rPr>
        <w:t>Done</w:t>
      </w:r>
    </w:p>
  </w:comment>
  <w:comment w:id="169" w:author="Galanti, Marta" w:date="2023-08-23T15:13:00Z" w:initials="GM">
    <w:p w14:paraId="432B1C05" w14:textId="6E1EE2E8" w:rsidR="005C55F4" w:rsidRDefault="005C55F4" w:rsidP="009039FA">
      <w:r>
        <w:rPr>
          <w:rStyle w:val="CommentReference"/>
        </w:rPr>
        <w:annotationRef/>
      </w:r>
      <w:r>
        <w:rPr>
          <w:sz w:val="20"/>
          <w:szCs w:val="20"/>
        </w:rPr>
        <w:t>I am not sure about this. When we talked with people at Pfizer, they mentioned evidence (not sure how anecdotal) that men ACWY vaccine decreases the carriage level, whereas this wasn’t true for menB..</w:t>
      </w:r>
    </w:p>
  </w:comment>
  <w:comment w:id="170" w:author="Cascante Vega, Jaime E." w:date="2023-08-24T15:42:00Z" w:initials="JC">
    <w:p w14:paraId="74C2F638" w14:textId="77777777" w:rsidR="007315C2" w:rsidRDefault="007315C2" w:rsidP="00C1623C">
      <w:r>
        <w:rPr>
          <w:rStyle w:val="CommentReference"/>
        </w:rPr>
        <w:annotationRef/>
      </w:r>
      <w:r>
        <w:rPr>
          <w:color w:val="000000"/>
          <w:sz w:val="20"/>
          <w:szCs w:val="20"/>
        </w:rPr>
        <w:t>That’s true. I elaborated more… let me know how it reads.</w:t>
      </w:r>
    </w:p>
  </w:comment>
  <w:comment w:id="171" w:author="Cascante Vega, Jaime E." w:date="2023-08-24T16:01:00Z" w:initials="JC">
    <w:p w14:paraId="77211808" w14:textId="77777777" w:rsidR="00A60B6F" w:rsidRDefault="00A60B6F" w:rsidP="00AD4995">
      <w:r>
        <w:rPr>
          <w:rStyle w:val="CommentReference"/>
        </w:rPr>
        <w:annotationRef/>
      </w:r>
      <w:r>
        <w:rPr>
          <w:color w:val="000000"/>
          <w:sz w:val="20"/>
          <w:szCs w:val="20"/>
        </w:rPr>
        <w:t>I don’t see why reduction in carriage translate into reduction of transmission as the reviewer. That, I think, is the point I want to make: there hadn’t been any shift in the infections.</w:t>
      </w:r>
    </w:p>
  </w:comment>
  <w:comment w:id="172" w:author="Shaman, Jeffrey L." w:date="2023-08-25T12:08:00Z" w:initials="SJL">
    <w:p w14:paraId="6FEF59FA" w14:textId="77777777" w:rsidR="00EF1A67" w:rsidRDefault="00EF1A67" w:rsidP="003A6121">
      <w:r>
        <w:rPr>
          <w:rStyle w:val="CommentReference"/>
        </w:rPr>
        <w:annotationRef/>
      </w:r>
      <w:r>
        <w:rPr>
          <w:color w:val="000000"/>
          <w:sz w:val="20"/>
          <w:szCs w:val="20"/>
        </w:rPr>
        <w:t>This is more a discussion of the issues than a response.  I think the crux of the matter is that we do not have information to support a strong assertion of cause and that we need to soften/modify/qualify the explanation.</w:t>
      </w:r>
    </w:p>
  </w:comment>
  <w:comment w:id="162" w:author="Shaman, Jeffrey L." w:date="2023-08-25T12:10:00Z" w:initials="SJL">
    <w:p w14:paraId="3EB9E954" w14:textId="77777777" w:rsidR="008D7332" w:rsidRDefault="008D7332" w:rsidP="00BF15E5">
      <w:r>
        <w:rPr>
          <w:rStyle w:val="CommentReference"/>
        </w:rPr>
        <w:annotationRef/>
      </w:r>
      <w:r>
        <w:rPr>
          <w:color w:val="000000"/>
          <w:sz w:val="20"/>
          <w:szCs w:val="20"/>
        </w:rPr>
        <w:t>I would get rid of all this and just put what is needed into the modified statement.  Be direct and concise in this response.</w:t>
      </w:r>
    </w:p>
  </w:comment>
  <w:comment w:id="177" w:author="Galanti, Marta" w:date="2023-08-23T15:16:00Z" w:initials="GM">
    <w:p w14:paraId="7F63B125" w14:textId="79CCED39" w:rsidR="005C55F4" w:rsidRDefault="005C55F4" w:rsidP="00AE74BC">
      <w:r>
        <w:rPr>
          <w:rStyle w:val="CommentReference"/>
        </w:rPr>
        <w:annotationRef/>
      </w:r>
      <w:r>
        <w:rPr>
          <w:color w:val="000000"/>
          <w:sz w:val="20"/>
          <w:szCs w:val="20"/>
        </w:rPr>
        <w:t>Was the previous text response to this?</w:t>
      </w:r>
    </w:p>
  </w:comment>
  <w:comment w:id="178" w:author="Cascante Vega, Jaime E." w:date="2023-08-24T14:55:00Z" w:initials="JC">
    <w:p w14:paraId="49C782CD" w14:textId="77777777" w:rsidR="00D53FC8" w:rsidRDefault="00D53FC8" w:rsidP="00B03D39">
      <w:r>
        <w:rPr>
          <w:rStyle w:val="CommentReference"/>
        </w:rPr>
        <w:annotationRef/>
      </w:r>
      <w:r>
        <w:rPr>
          <w:color w:val="000000"/>
          <w:sz w:val="20"/>
          <w:szCs w:val="20"/>
        </w:rPr>
        <w:t>I thought the last answer was enough to support both the previous and this comment. What do you think?</w:t>
      </w:r>
    </w:p>
  </w:comment>
  <w:comment w:id="192" w:author="Shaman, Jeffrey L." w:date="2023-08-25T13:06:00Z" w:initials="SJL">
    <w:p w14:paraId="7E043B69" w14:textId="77777777" w:rsidR="00E7791C" w:rsidRDefault="00E7791C" w:rsidP="007A6021">
      <w:r>
        <w:rPr>
          <w:rStyle w:val="CommentReference"/>
        </w:rPr>
        <w:annotationRef/>
      </w:r>
      <w:r>
        <w:rPr>
          <w:color w:val="000000"/>
          <w:sz w:val="20"/>
          <w:szCs w:val="20"/>
        </w:rPr>
        <w:t>Where is this figure?</w:t>
      </w:r>
    </w:p>
  </w:comment>
  <w:comment w:id="193" w:author="Cascante Vega, Jaime E." w:date="2023-08-26T15:03:00Z" w:initials="JC">
    <w:p w14:paraId="6EE697D5" w14:textId="77777777" w:rsidR="00B75819" w:rsidRDefault="00B75819" w:rsidP="00BE6EB6">
      <w:r>
        <w:rPr>
          <w:rStyle w:val="CommentReference"/>
        </w:rPr>
        <w:annotationRef/>
      </w:r>
      <w:r>
        <w:rPr>
          <w:color w:val="000000"/>
          <w:sz w:val="20"/>
          <w:szCs w:val="20"/>
        </w:rPr>
        <w:t>See below.</w:t>
      </w:r>
    </w:p>
  </w:comment>
  <w:comment w:id="180" w:author="Galanti, Marta" w:date="2023-08-23T15:20:00Z" w:initials="GM">
    <w:p w14:paraId="58F31428" w14:textId="30F4808D" w:rsidR="0062711C" w:rsidRDefault="000503F4" w:rsidP="00E97545">
      <w:r>
        <w:rPr>
          <w:rStyle w:val="CommentReference"/>
        </w:rPr>
        <w:annotationRef/>
      </w:r>
      <w:r w:rsidR="0062711C">
        <w:rPr>
          <w:sz w:val="20"/>
          <w:szCs w:val="20"/>
        </w:rPr>
        <w:t>I think here we should just rephrase in the manuscript, as ‘’We found that MME constructed using all the past performances performed better across all periods and horizons THAN MME constructed using performances in shorted periods.” And on the response you just write ‘’we have clarified in manuscript section XYZ’’</w:t>
      </w:r>
    </w:p>
  </w:comment>
  <w:comment w:id="181" w:author="Cascante Vega, Jaime E." w:date="2023-08-24T14:55:00Z" w:initials="JC">
    <w:p w14:paraId="25A7D8DF" w14:textId="77777777" w:rsidR="00704A93" w:rsidRDefault="00704A93" w:rsidP="000B0B6A">
      <w:r>
        <w:rPr>
          <w:rStyle w:val="CommentReference"/>
        </w:rPr>
        <w:annotationRef/>
      </w:r>
      <w:r>
        <w:rPr>
          <w:color w:val="000000"/>
          <w:sz w:val="20"/>
          <w:szCs w:val="20"/>
        </w:rPr>
        <w:t>Will rephrase.</w:t>
      </w:r>
    </w:p>
  </w:comment>
  <w:comment w:id="182" w:author="Shaman, Jeffrey L." w:date="2023-08-25T13:05:00Z" w:initials="SJL">
    <w:p w14:paraId="7474ADD2" w14:textId="77777777" w:rsidR="00E7791C" w:rsidRDefault="00E7791C" w:rsidP="00A92FDE">
      <w:r>
        <w:rPr>
          <w:rStyle w:val="CommentReference"/>
        </w:rPr>
        <w:annotationRef/>
      </w:r>
      <w:r>
        <w:rPr>
          <w:color w:val="000000"/>
          <w:sz w:val="20"/>
          <w:szCs w:val="20"/>
        </w:rPr>
        <w:t>I agree with Marta</w:t>
      </w:r>
    </w:p>
  </w:comment>
  <w:comment w:id="183" w:author="Cascante Vega, Jaime E." w:date="2023-08-26T14:13:00Z" w:initials="JC">
    <w:p w14:paraId="480901C5" w14:textId="77777777" w:rsidR="0018076E" w:rsidRDefault="0018076E" w:rsidP="005A0D49">
      <w:r>
        <w:rPr>
          <w:rStyle w:val="CommentReference"/>
        </w:rPr>
        <w:annotationRef/>
      </w:r>
      <w:r>
        <w:rPr>
          <w:color w:val="000000"/>
          <w:sz w:val="20"/>
          <w:szCs w:val="20"/>
        </w:rPr>
        <w:t>Done</w:t>
      </w:r>
    </w:p>
  </w:comment>
  <w:comment w:id="221" w:author="Galanti, Marta" w:date="2023-08-23T15:32:00Z" w:initials="GM">
    <w:p w14:paraId="40404F5D" w14:textId="36046E39" w:rsidR="00365ED1" w:rsidRDefault="00365ED1" w:rsidP="00206EDC">
      <w:r>
        <w:rPr>
          <w:rStyle w:val="CommentReference"/>
        </w:rPr>
        <w:annotationRef/>
      </w:r>
      <w:r>
        <w:rPr>
          <w:color w:val="000000"/>
          <w:sz w:val="20"/>
          <w:szCs w:val="20"/>
        </w:rPr>
        <w:t xml:space="preserve">I think they meant the utility of the whole model maybe? </w:t>
      </w:r>
    </w:p>
  </w:comment>
  <w:comment w:id="222" w:author="Cascante Vega, Jaime E." w:date="2023-08-24T14:56:00Z" w:initials="JC">
    <w:p w14:paraId="38D9B410" w14:textId="77777777" w:rsidR="00704A93" w:rsidRDefault="00704A93" w:rsidP="00D67F39">
      <w:r>
        <w:rPr>
          <w:rStyle w:val="CommentReference"/>
        </w:rPr>
        <w:annotationRef/>
      </w:r>
      <w:r>
        <w:rPr>
          <w:color w:val="000000"/>
          <w:sz w:val="20"/>
          <w:szCs w:val="20"/>
        </w:rPr>
        <w:t>I don’t read that. But I could write something?</w:t>
      </w:r>
    </w:p>
  </w:comment>
  <w:comment w:id="228" w:author="Shaman, Jeffrey L." w:date="2023-08-25T13:10:00Z" w:initials="SJL">
    <w:p w14:paraId="54995655" w14:textId="77777777" w:rsidR="006674D8" w:rsidRDefault="006674D8" w:rsidP="00C94BEF">
      <w:r>
        <w:rPr>
          <w:rStyle w:val="CommentReference"/>
        </w:rPr>
        <w:annotationRef/>
      </w:r>
      <w:r>
        <w:rPr>
          <w:color w:val="000000"/>
          <w:sz w:val="20"/>
          <w:szCs w:val="20"/>
        </w:rPr>
        <w:t>Jaime, instead of providing the links, cite as you would in a manuscript by author and year, and put the citation at the bottom of the response document in a compiled list of references.</w:t>
      </w:r>
    </w:p>
  </w:comment>
  <w:comment w:id="244" w:author="Shaman, Jeffrey L." w:date="2023-08-25T13:19:00Z" w:initials="SJL">
    <w:p w14:paraId="52568361" w14:textId="77777777" w:rsidR="003477F4" w:rsidRDefault="003477F4" w:rsidP="00CA77CA">
      <w:r>
        <w:rPr>
          <w:rStyle w:val="CommentReference"/>
        </w:rPr>
        <w:annotationRef/>
      </w:r>
      <w:r>
        <w:rPr>
          <w:color w:val="000000"/>
          <w:sz w:val="20"/>
          <w:szCs w:val="20"/>
        </w:rPr>
        <w:t>Jaime, we have to give the reviewer something more than explanations in the response.  Put a further comment in the discussion (or elaborate a bit if it is already there) that should further data on stratifying cases by age, serogroup, or vaccination status, this would support more detailed analyses and modeling.</w:t>
      </w:r>
    </w:p>
  </w:comment>
  <w:comment w:id="245" w:author="Cascante Vega, Jaime E." w:date="2023-08-26T14:21:00Z" w:initials="JC">
    <w:p w14:paraId="5612D48B" w14:textId="77777777" w:rsidR="00866EC5" w:rsidRDefault="00866EC5" w:rsidP="00B724DB">
      <w:r>
        <w:rPr>
          <w:rStyle w:val="CommentReference"/>
        </w:rPr>
        <w:annotationRef/>
      </w:r>
      <w:r>
        <w:rPr>
          <w:color w:val="000000"/>
          <w:sz w:val="20"/>
          <w:szCs w:val="20"/>
        </w:rPr>
        <w:t>Done</w:t>
      </w:r>
    </w:p>
  </w:comment>
  <w:comment w:id="273" w:author="Shaman, Jeffrey L." w:date="2023-08-25T13:20:00Z" w:initials="SJL">
    <w:p w14:paraId="25C4188F" w14:textId="16E2A6AB" w:rsidR="003477F4" w:rsidRDefault="003477F4" w:rsidP="00B77511">
      <w:r>
        <w:rPr>
          <w:rStyle w:val="CommentReference"/>
        </w:rPr>
        <w:annotationRef/>
      </w:r>
      <w:r>
        <w:rPr>
          <w:color w:val="000000"/>
          <w:sz w:val="20"/>
          <w:szCs w:val="20"/>
        </w:rPr>
        <w:t>Again, put a bit of this in the discussion of the revised manuscript.  And mention here that you have done so.  This way the reviewer knows you have been responsive to their comments.</w:t>
      </w:r>
    </w:p>
  </w:comment>
  <w:comment w:id="274" w:author="Cascante Vega, Jaime E." w:date="2023-08-26T14:24:00Z" w:initials="JC">
    <w:p w14:paraId="62A0EB46" w14:textId="77777777" w:rsidR="00BD0A90" w:rsidRDefault="00BD0A90" w:rsidP="007B315D">
      <w:r>
        <w:rPr>
          <w:rStyle w:val="CommentReference"/>
        </w:rPr>
        <w:annotationRef/>
      </w:r>
      <w:r>
        <w:rPr>
          <w:color w:val="000000"/>
          <w:sz w:val="20"/>
          <w:szCs w:val="20"/>
        </w:rPr>
        <w:t>Done</w:t>
      </w:r>
    </w:p>
  </w:comment>
  <w:comment w:id="316" w:author="Shaman, Jeffrey L." w:date="2023-08-25T13:23:00Z" w:initials="SJL">
    <w:p w14:paraId="43E476AF" w14:textId="35F6CF01" w:rsidR="00A61525" w:rsidRDefault="00A61525" w:rsidP="0024446C">
      <w:r>
        <w:rPr>
          <w:rStyle w:val="CommentReference"/>
        </w:rPr>
        <w:annotationRef/>
      </w:r>
      <w:r>
        <w:rPr>
          <w:color w:val="000000"/>
          <w:sz w:val="20"/>
          <w:szCs w:val="20"/>
        </w:rPr>
        <w:t>Do this.</w:t>
      </w:r>
    </w:p>
  </w:comment>
  <w:comment w:id="317" w:author="Cascante Vega, Jaime E." w:date="2023-08-26T14:27:00Z" w:initials="JC">
    <w:p w14:paraId="6743A6A2" w14:textId="77777777" w:rsidR="007374B4" w:rsidRDefault="007374B4" w:rsidP="005B52A8">
      <w:r>
        <w:rPr>
          <w:rStyle w:val="CommentReference"/>
        </w:rPr>
        <w:annotationRef/>
      </w:r>
      <w:r>
        <w:rPr>
          <w:color w:val="000000"/>
          <w:sz w:val="20"/>
          <w:szCs w:val="20"/>
        </w:rPr>
        <w:t>Done</w:t>
      </w:r>
    </w:p>
  </w:comment>
  <w:comment w:id="340" w:author="Shaman, Jeffrey L." w:date="2023-08-25T13:26:00Z" w:initials="JS">
    <w:p w14:paraId="56D761E6" w14:textId="55CD809C" w:rsidR="00A61525" w:rsidRDefault="00A61525" w:rsidP="0033320A">
      <w:r>
        <w:rPr>
          <w:rStyle w:val="CommentReference"/>
        </w:rPr>
        <w:annotationRef/>
      </w:r>
      <w:r>
        <w:rPr>
          <w:color w:val="000000"/>
          <w:sz w:val="20"/>
          <w:szCs w:val="20"/>
        </w:rPr>
        <w:t>Use this.</w:t>
      </w:r>
    </w:p>
  </w:comment>
  <w:comment w:id="341" w:author="Cascante Vega, Jaime E." w:date="2023-08-26T14:28:00Z" w:initials="JC">
    <w:p w14:paraId="0E60BDB9" w14:textId="77777777" w:rsidR="009F536D" w:rsidRDefault="009F536D" w:rsidP="0048315D">
      <w:r>
        <w:rPr>
          <w:rStyle w:val="CommentReference"/>
        </w:rPr>
        <w:annotationRef/>
      </w:r>
      <w:r>
        <w:rPr>
          <w:color w:val="000000"/>
          <w:sz w:val="20"/>
          <w:szCs w:val="20"/>
        </w:rPr>
        <w:t xml:space="preserve">Done </w:t>
      </w:r>
    </w:p>
  </w:comment>
  <w:comment w:id="367" w:author="Shaman, Jeffrey L." w:date="2023-08-25T13:45:00Z" w:initials="JS">
    <w:p w14:paraId="66E904A6" w14:textId="6D5B3ACB" w:rsidR="00A61525" w:rsidRDefault="00A61525" w:rsidP="00AE467D">
      <w:r>
        <w:rPr>
          <w:rStyle w:val="CommentReference"/>
        </w:rPr>
        <w:annotationRef/>
      </w:r>
      <w:r>
        <w:rPr>
          <w:color w:val="000000"/>
          <w:sz w:val="20"/>
          <w:szCs w:val="20"/>
        </w:rPr>
        <w:t>Did you amend the Discussion to state (one sentence at most) that study of local outbreaks might reveal local heterogeneities in prevalence and infection likelihood?  Then mention here that have amended the text in response to this comment.</w:t>
      </w:r>
    </w:p>
  </w:comment>
  <w:comment w:id="368" w:author="Cascante Vega, Jaime E." w:date="2023-08-26T14:32:00Z" w:initials="JC">
    <w:p w14:paraId="5B86B677" w14:textId="77777777" w:rsidR="00443F5E" w:rsidRDefault="00443F5E" w:rsidP="00382BF6">
      <w:r>
        <w:rPr>
          <w:rStyle w:val="CommentReference"/>
        </w:rPr>
        <w:annotationRef/>
      </w:r>
      <w:r>
        <w:rPr>
          <w:color w:val="000000"/>
          <w:sz w:val="20"/>
          <w:szCs w:val="20"/>
        </w:rPr>
        <w:t>Yes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25C257" w15:done="0"/>
  <w15:commentEx w15:paraId="3374EE75" w15:paraIdParent="7825C257" w15:done="0"/>
  <w15:commentEx w15:paraId="4D0DA3F7" w15:done="0"/>
  <w15:commentEx w15:paraId="329D46A0" w15:paraIdParent="4D0DA3F7" w15:done="0"/>
  <w15:commentEx w15:paraId="5ED858A7" w15:done="0"/>
  <w15:commentEx w15:paraId="2A7A78FD" w15:paraIdParent="5ED858A7" w15:done="0"/>
  <w15:commentEx w15:paraId="6D329209" w15:done="1"/>
  <w15:commentEx w15:paraId="71D7B487" w15:done="0"/>
  <w15:commentEx w15:paraId="23EB9156" w15:paraIdParent="71D7B487" w15:done="0"/>
  <w15:commentEx w15:paraId="432B1C05" w15:done="1"/>
  <w15:commentEx w15:paraId="74C2F638" w15:paraIdParent="432B1C05" w15:done="1"/>
  <w15:commentEx w15:paraId="77211808" w15:paraIdParent="432B1C05" w15:done="1"/>
  <w15:commentEx w15:paraId="6FEF59FA" w15:done="0"/>
  <w15:commentEx w15:paraId="3EB9E954" w15:done="0"/>
  <w15:commentEx w15:paraId="7F63B125" w15:done="0"/>
  <w15:commentEx w15:paraId="49C782CD" w15:paraIdParent="7F63B125" w15:done="0"/>
  <w15:commentEx w15:paraId="7E043B69" w15:done="0"/>
  <w15:commentEx w15:paraId="6EE697D5" w15:paraIdParent="7E043B69" w15:done="0"/>
  <w15:commentEx w15:paraId="58F31428" w15:done="0"/>
  <w15:commentEx w15:paraId="25A7D8DF" w15:paraIdParent="58F31428" w15:done="0"/>
  <w15:commentEx w15:paraId="7474ADD2" w15:paraIdParent="58F31428" w15:done="0"/>
  <w15:commentEx w15:paraId="480901C5" w15:paraIdParent="58F31428" w15:done="0"/>
  <w15:commentEx w15:paraId="40404F5D" w15:done="0"/>
  <w15:commentEx w15:paraId="38D9B410" w15:paraIdParent="40404F5D" w15:done="0"/>
  <w15:commentEx w15:paraId="54995655" w15:done="0"/>
  <w15:commentEx w15:paraId="52568361" w15:done="0"/>
  <w15:commentEx w15:paraId="5612D48B" w15:paraIdParent="52568361" w15:done="0"/>
  <w15:commentEx w15:paraId="25C4188F" w15:done="0"/>
  <w15:commentEx w15:paraId="62A0EB46" w15:paraIdParent="25C4188F" w15:done="0"/>
  <w15:commentEx w15:paraId="43E476AF" w15:done="0"/>
  <w15:commentEx w15:paraId="6743A6A2" w15:paraIdParent="43E476AF" w15:done="0"/>
  <w15:commentEx w15:paraId="56D761E6" w15:done="0"/>
  <w15:commentEx w15:paraId="0E60BDB9" w15:paraIdParent="56D761E6" w15:done="0"/>
  <w15:commentEx w15:paraId="66E904A6" w15:done="0"/>
  <w15:commentEx w15:paraId="5B86B677" w15:paraIdParent="66E904A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908C30" w16cex:dateUtc="2023-08-23T17:46:00Z"/>
  <w16cex:commentExtensible w16cex:durableId="23CC6B81" w16cex:dateUtc="2023-08-24T19:52:00Z"/>
  <w16cex:commentExtensible w16cex:durableId="28931374" w16cex:dateUtc="2023-08-25T15:48:00Z"/>
  <w16cex:commentExtensible w16cex:durableId="15094111" w16cex:dateUtc="2023-08-26T17:55:00Z"/>
  <w16cex:commentExtensible w16cex:durableId="289315CB" w16cex:dateUtc="2023-08-25T15:58:00Z"/>
  <w16cex:commentExtensible w16cex:durableId="436C2FC4" w16cex:dateUtc="2023-08-25T21:52:00Z"/>
  <w16cex:commentExtensible w16cex:durableId="2890998F" w16cex:dateUtc="2023-08-23T18:43:00Z"/>
  <w16cex:commentExtensible w16cex:durableId="289315E2" w16cex:dateUtc="2023-08-25T15:58:00Z"/>
  <w16cex:commentExtensible w16cex:durableId="6B2A7D12" w16cex:dateUtc="2023-08-25T21:48:00Z"/>
  <w16cex:commentExtensible w16cex:durableId="2890A087" w16cex:dateUtc="2023-08-23T19:13:00Z"/>
  <w16cex:commentExtensible w16cex:durableId="3911B9F5" w16cex:dateUtc="2023-08-24T19:42:00Z"/>
  <w16cex:commentExtensible w16cex:durableId="502C3774" w16cex:dateUtc="2023-08-24T20:01:00Z"/>
  <w16cex:commentExtensible w16cex:durableId="28931820" w16cex:dateUtc="2023-08-25T16:08:00Z"/>
  <w16cex:commentExtensible w16cex:durableId="289318D2" w16cex:dateUtc="2023-08-25T16:10:00Z"/>
  <w16cex:commentExtensible w16cex:durableId="2890A142" w16cex:dateUtc="2023-08-23T19:16:00Z"/>
  <w16cex:commentExtensible w16cex:durableId="4984817B" w16cex:dateUtc="2023-08-24T18:55:00Z"/>
  <w16cex:commentExtensible w16cex:durableId="289325E4" w16cex:dateUtc="2023-08-25T17:06:00Z"/>
  <w16cex:commentExtensible w16cex:durableId="7192A377" w16cex:dateUtc="2023-08-26T19:03:00Z"/>
  <w16cex:commentExtensible w16cex:durableId="2890A252" w16cex:dateUtc="2023-08-23T19:20:00Z"/>
  <w16cex:commentExtensible w16cex:durableId="06E28CF4" w16cex:dateUtc="2023-08-24T18:55:00Z"/>
  <w16cex:commentExtensible w16cex:durableId="2893258A" w16cex:dateUtc="2023-08-25T17:05:00Z"/>
  <w16cex:commentExtensible w16cex:durableId="0437B848" w16cex:dateUtc="2023-08-26T18:13:00Z"/>
  <w16cex:commentExtensible w16cex:durableId="2890A50F" w16cex:dateUtc="2023-08-23T19:32:00Z"/>
  <w16cex:commentExtensible w16cex:durableId="6299CE7B" w16cex:dateUtc="2023-08-24T18:56:00Z"/>
  <w16cex:commentExtensible w16cex:durableId="289326C9" w16cex:dateUtc="2023-08-25T17:10:00Z"/>
  <w16cex:commentExtensible w16cex:durableId="289328E1" w16cex:dateUtc="2023-08-25T17:19:00Z"/>
  <w16cex:commentExtensible w16cex:durableId="685216E3" w16cex:dateUtc="2023-08-26T18:21:00Z"/>
  <w16cex:commentExtensible w16cex:durableId="2893292C" w16cex:dateUtc="2023-08-25T17:20:00Z"/>
  <w16cex:commentExtensible w16cex:durableId="23BF86DB" w16cex:dateUtc="2023-08-26T18:24:00Z"/>
  <w16cex:commentExtensible w16cex:durableId="289329C6" w16cex:dateUtc="2023-08-25T17:23:00Z"/>
  <w16cex:commentExtensible w16cex:durableId="4F445394" w16cex:dateUtc="2023-08-26T18:27:00Z"/>
  <w16cex:commentExtensible w16cex:durableId="28932A81" w16cex:dateUtc="2023-08-25T17:26:00Z"/>
  <w16cex:commentExtensible w16cex:durableId="1F50C8DB" w16cex:dateUtc="2023-08-26T18:28:00Z"/>
  <w16cex:commentExtensible w16cex:durableId="28932EF4" w16cex:dateUtc="2023-08-25T17:45:00Z"/>
  <w16cex:commentExtensible w16cex:durableId="4EDA0E80" w16cex:dateUtc="2023-08-26T18: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25C257" w16cid:durableId="28908C30"/>
  <w16cid:commentId w16cid:paraId="3374EE75" w16cid:durableId="23CC6B81"/>
  <w16cid:commentId w16cid:paraId="4D0DA3F7" w16cid:durableId="28931374"/>
  <w16cid:commentId w16cid:paraId="329D46A0" w16cid:durableId="15094111"/>
  <w16cid:commentId w16cid:paraId="5ED858A7" w16cid:durableId="289315CB"/>
  <w16cid:commentId w16cid:paraId="2A7A78FD" w16cid:durableId="436C2FC4"/>
  <w16cid:commentId w16cid:paraId="6D329209" w16cid:durableId="2890998F"/>
  <w16cid:commentId w16cid:paraId="71D7B487" w16cid:durableId="289315E2"/>
  <w16cid:commentId w16cid:paraId="23EB9156" w16cid:durableId="6B2A7D12"/>
  <w16cid:commentId w16cid:paraId="432B1C05" w16cid:durableId="2890A087"/>
  <w16cid:commentId w16cid:paraId="74C2F638" w16cid:durableId="3911B9F5"/>
  <w16cid:commentId w16cid:paraId="77211808" w16cid:durableId="502C3774"/>
  <w16cid:commentId w16cid:paraId="6FEF59FA" w16cid:durableId="28931820"/>
  <w16cid:commentId w16cid:paraId="3EB9E954" w16cid:durableId="289318D2"/>
  <w16cid:commentId w16cid:paraId="7F63B125" w16cid:durableId="2890A142"/>
  <w16cid:commentId w16cid:paraId="49C782CD" w16cid:durableId="4984817B"/>
  <w16cid:commentId w16cid:paraId="7E043B69" w16cid:durableId="289325E4"/>
  <w16cid:commentId w16cid:paraId="6EE697D5" w16cid:durableId="7192A377"/>
  <w16cid:commentId w16cid:paraId="58F31428" w16cid:durableId="2890A252"/>
  <w16cid:commentId w16cid:paraId="25A7D8DF" w16cid:durableId="06E28CF4"/>
  <w16cid:commentId w16cid:paraId="7474ADD2" w16cid:durableId="2893258A"/>
  <w16cid:commentId w16cid:paraId="480901C5" w16cid:durableId="0437B848"/>
  <w16cid:commentId w16cid:paraId="40404F5D" w16cid:durableId="2890A50F"/>
  <w16cid:commentId w16cid:paraId="38D9B410" w16cid:durableId="6299CE7B"/>
  <w16cid:commentId w16cid:paraId="54995655" w16cid:durableId="289326C9"/>
  <w16cid:commentId w16cid:paraId="52568361" w16cid:durableId="289328E1"/>
  <w16cid:commentId w16cid:paraId="5612D48B" w16cid:durableId="685216E3"/>
  <w16cid:commentId w16cid:paraId="25C4188F" w16cid:durableId="2893292C"/>
  <w16cid:commentId w16cid:paraId="62A0EB46" w16cid:durableId="23BF86DB"/>
  <w16cid:commentId w16cid:paraId="43E476AF" w16cid:durableId="289329C6"/>
  <w16cid:commentId w16cid:paraId="6743A6A2" w16cid:durableId="4F445394"/>
  <w16cid:commentId w16cid:paraId="56D761E6" w16cid:durableId="28932A81"/>
  <w16cid:commentId w16cid:paraId="0E60BDB9" w16cid:durableId="1F50C8DB"/>
  <w16cid:commentId w16cid:paraId="66E904A6" w16cid:durableId="28932EF4"/>
  <w16cid:commentId w16cid:paraId="5B86B677" w16cid:durableId="4EDA0E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D8AB2" w14:textId="77777777" w:rsidR="006F20B7" w:rsidRDefault="006F20B7" w:rsidP="00CF2060">
      <w:r>
        <w:separator/>
      </w:r>
    </w:p>
  </w:endnote>
  <w:endnote w:type="continuationSeparator" w:id="0">
    <w:p w14:paraId="35DEEE55" w14:textId="77777777" w:rsidR="006F20B7" w:rsidRDefault="006F20B7" w:rsidP="00CF20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MT">
    <w:altName w:val="Arial"/>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8FAA1" w14:textId="77777777" w:rsidR="006F20B7" w:rsidRDefault="006F20B7" w:rsidP="00CF2060">
      <w:r>
        <w:separator/>
      </w:r>
    </w:p>
  </w:footnote>
  <w:footnote w:type="continuationSeparator" w:id="0">
    <w:p w14:paraId="078CCEDA" w14:textId="77777777" w:rsidR="006F20B7" w:rsidRDefault="006F20B7" w:rsidP="00CF2060">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man, Jeffrey L.">
    <w15:presenceInfo w15:providerId="AD" w15:userId="S::jls106@cumc.columbia.edu::af869bbb-0c63-4e57-829a-e2ceb9da3a09"/>
  </w15:person>
  <w15:person w15:author="Galanti, Marta">
    <w15:presenceInfo w15:providerId="AD" w15:userId="S::mg3822@cumc.columbia.edu::95b18ee6-7710-4b62-9ba9-be9db822b44e"/>
  </w15:person>
  <w15:person w15:author="Cascante Vega, Jaime E.">
    <w15:presenceInfo w15:providerId="AD" w15:userId="S::jc5647@cumc.columbia.edu::3677c03d-1a31-4cc1-b5d3-d4cdd0e39dc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0F7"/>
    <w:rsid w:val="000009C2"/>
    <w:rsid w:val="00007DF7"/>
    <w:rsid w:val="0001382E"/>
    <w:rsid w:val="00015FD0"/>
    <w:rsid w:val="0001719E"/>
    <w:rsid w:val="00020DF8"/>
    <w:rsid w:val="00032020"/>
    <w:rsid w:val="000503F4"/>
    <w:rsid w:val="000504E0"/>
    <w:rsid w:val="00063DC5"/>
    <w:rsid w:val="000655BF"/>
    <w:rsid w:val="00067ED5"/>
    <w:rsid w:val="000717AB"/>
    <w:rsid w:val="000744B4"/>
    <w:rsid w:val="00075291"/>
    <w:rsid w:val="00076198"/>
    <w:rsid w:val="0009639F"/>
    <w:rsid w:val="000B3051"/>
    <w:rsid w:val="000B4D44"/>
    <w:rsid w:val="000C1CAC"/>
    <w:rsid w:val="000C1D59"/>
    <w:rsid w:val="000C271D"/>
    <w:rsid w:val="000C41F5"/>
    <w:rsid w:val="000D0A63"/>
    <w:rsid w:val="000D2AC6"/>
    <w:rsid w:val="000D3835"/>
    <w:rsid w:val="000E1299"/>
    <w:rsid w:val="000E1511"/>
    <w:rsid w:val="000E1709"/>
    <w:rsid w:val="000E71EB"/>
    <w:rsid w:val="000F0517"/>
    <w:rsid w:val="00104781"/>
    <w:rsid w:val="001056F1"/>
    <w:rsid w:val="0011008F"/>
    <w:rsid w:val="00114D74"/>
    <w:rsid w:val="00116514"/>
    <w:rsid w:val="0012027C"/>
    <w:rsid w:val="0012370C"/>
    <w:rsid w:val="001308E6"/>
    <w:rsid w:val="00134400"/>
    <w:rsid w:val="001362D8"/>
    <w:rsid w:val="00141CBC"/>
    <w:rsid w:val="0014398C"/>
    <w:rsid w:val="00144445"/>
    <w:rsid w:val="00155F3F"/>
    <w:rsid w:val="00157070"/>
    <w:rsid w:val="0017264F"/>
    <w:rsid w:val="001770E2"/>
    <w:rsid w:val="0018076E"/>
    <w:rsid w:val="0019148A"/>
    <w:rsid w:val="001941B0"/>
    <w:rsid w:val="001B25BC"/>
    <w:rsid w:val="001B5F15"/>
    <w:rsid w:val="001B6582"/>
    <w:rsid w:val="001B6C20"/>
    <w:rsid w:val="001B796A"/>
    <w:rsid w:val="001C057A"/>
    <w:rsid w:val="001C3AB4"/>
    <w:rsid w:val="001C4A93"/>
    <w:rsid w:val="001C670E"/>
    <w:rsid w:val="001D117C"/>
    <w:rsid w:val="001D2776"/>
    <w:rsid w:val="001D2B55"/>
    <w:rsid w:val="001D7507"/>
    <w:rsid w:val="001E1317"/>
    <w:rsid w:val="001E388C"/>
    <w:rsid w:val="001E5B31"/>
    <w:rsid w:val="002008E3"/>
    <w:rsid w:val="002074AC"/>
    <w:rsid w:val="00212120"/>
    <w:rsid w:val="002133EA"/>
    <w:rsid w:val="002225CD"/>
    <w:rsid w:val="002303AA"/>
    <w:rsid w:val="002319DF"/>
    <w:rsid w:val="00235EE5"/>
    <w:rsid w:val="00240700"/>
    <w:rsid w:val="00244A6D"/>
    <w:rsid w:val="00247766"/>
    <w:rsid w:val="0025027C"/>
    <w:rsid w:val="00255DD4"/>
    <w:rsid w:val="00255EEE"/>
    <w:rsid w:val="00256846"/>
    <w:rsid w:val="0026377F"/>
    <w:rsid w:val="00265555"/>
    <w:rsid w:val="0027284F"/>
    <w:rsid w:val="00276124"/>
    <w:rsid w:val="00281373"/>
    <w:rsid w:val="00294072"/>
    <w:rsid w:val="002A0047"/>
    <w:rsid w:val="002A44B5"/>
    <w:rsid w:val="002A770A"/>
    <w:rsid w:val="002B03E1"/>
    <w:rsid w:val="002B1CDE"/>
    <w:rsid w:val="002C00F7"/>
    <w:rsid w:val="002C4F6C"/>
    <w:rsid w:val="002D00A3"/>
    <w:rsid w:val="002D02AE"/>
    <w:rsid w:val="002D05F7"/>
    <w:rsid w:val="002D3A7A"/>
    <w:rsid w:val="002D5916"/>
    <w:rsid w:val="002E0AB6"/>
    <w:rsid w:val="002E3655"/>
    <w:rsid w:val="002E5BA1"/>
    <w:rsid w:val="002E7659"/>
    <w:rsid w:val="002F31CE"/>
    <w:rsid w:val="002F6F05"/>
    <w:rsid w:val="00302892"/>
    <w:rsid w:val="0030790D"/>
    <w:rsid w:val="003202DA"/>
    <w:rsid w:val="0032222E"/>
    <w:rsid w:val="0032298E"/>
    <w:rsid w:val="00323412"/>
    <w:rsid w:val="003363F0"/>
    <w:rsid w:val="003378CC"/>
    <w:rsid w:val="00346B13"/>
    <w:rsid w:val="003477F4"/>
    <w:rsid w:val="003525DF"/>
    <w:rsid w:val="0036176A"/>
    <w:rsid w:val="00364099"/>
    <w:rsid w:val="00365ED1"/>
    <w:rsid w:val="00367115"/>
    <w:rsid w:val="00367BC9"/>
    <w:rsid w:val="0037039C"/>
    <w:rsid w:val="00373A6F"/>
    <w:rsid w:val="003A3C45"/>
    <w:rsid w:val="003A52DE"/>
    <w:rsid w:val="003B4D5D"/>
    <w:rsid w:val="003C38E9"/>
    <w:rsid w:val="003D19C5"/>
    <w:rsid w:val="003D508D"/>
    <w:rsid w:val="003D5D7E"/>
    <w:rsid w:val="003F6000"/>
    <w:rsid w:val="0040280E"/>
    <w:rsid w:val="00403906"/>
    <w:rsid w:val="00406A84"/>
    <w:rsid w:val="00413F74"/>
    <w:rsid w:val="004168F5"/>
    <w:rsid w:val="00417E8C"/>
    <w:rsid w:val="00423422"/>
    <w:rsid w:val="00426EDD"/>
    <w:rsid w:val="00440B75"/>
    <w:rsid w:val="00443D1F"/>
    <w:rsid w:val="00443F5E"/>
    <w:rsid w:val="004474DB"/>
    <w:rsid w:val="00447D2B"/>
    <w:rsid w:val="00450D18"/>
    <w:rsid w:val="0046330D"/>
    <w:rsid w:val="00463351"/>
    <w:rsid w:val="00475276"/>
    <w:rsid w:val="0048562E"/>
    <w:rsid w:val="00496F47"/>
    <w:rsid w:val="004A00C0"/>
    <w:rsid w:val="004A3913"/>
    <w:rsid w:val="004A4B25"/>
    <w:rsid w:val="004B14B7"/>
    <w:rsid w:val="004B4604"/>
    <w:rsid w:val="004D204E"/>
    <w:rsid w:val="004D3D15"/>
    <w:rsid w:val="004D5CB4"/>
    <w:rsid w:val="004D7FE7"/>
    <w:rsid w:val="004E221B"/>
    <w:rsid w:val="004F0EF8"/>
    <w:rsid w:val="004F6132"/>
    <w:rsid w:val="00501ACA"/>
    <w:rsid w:val="00513765"/>
    <w:rsid w:val="00515A21"/>
    <w:rsid w:val="0052059B"/>
    <w:rsid w:val="00524394"/>
    <w:rsid w:val="00527815"/>
    <w:rsid w:val="005314F4"/>
    <w:rsid w:val="00533498"/>
    <w:rsid w:val="00533C0E"/>
    <w:rsid w:val="00537005"/>
    <w:rsid w:val="00553134"/>
    <w:rsid w:val="005676E3"/>
    <w:rsid w:val="005770D6"/>
    <w:rsid w:val="005827A8"/>
    <w:rsid w:val="005869FF"/>
    <w:rsid w:val="00586BA4"/>
    <w:rsid w:val="005A488C"/>
    <w:rsid w:val="005A535D"/>
    <w:rsid w:val="005A7948"/>
    <w:rsid w:val="005C06A7"/>
    <w:rsid w:val="005C13A0"/>
    <w:rsid w:val="005C1FEE"/>
    <w:rsid w:val="005C55F4"/>
    <w:rsid w:val="005D4522"/>
    <w:rsid w:val="005D666F"/>
    <w:rsid w:val="005E6D05"/>
    <w:rsid w:val="005E7545"/>
    <w:rsid w:val="006023C2"/>
    <w:rsid w:val="00602DCF"/>
    <w:rsid w:val="006072D2"/>
    <w:rsid w:val="00617EEB"/>
    <w:rsid w:val="0062711C"/>
    <w:rsid w:val="00631148"/>
    <w:rsid w:val="006423AD"/>
    <w:rsid w:val="00646781"/>
    <w:rsid w:val="00651533"/>
    <w:rsid w:val="0065682F"/>
    <w:rsid w:val="00661F83"/>
    <w:rsid w:val="006674D8"/>
    <w:rsid w:val="00670801"/>
    <w:rsid w:val="00670D68"/>
    <w:rsid w:val="00672A2A"/>
    <w:rsid w:val="00673CD7"/>
    <w:rsid w:val="0067510F"/>
    <w:rsid w:val="006846F3"/>
    <w:rsid w:val="006857C2"/>
    <w:rsid w:val="006A66D9"/>
    <w:rsid w:val="006A769B"/>
    <w:rsid w:val="006B3537"/>
    <w:rsid w:val="006B774D"/>
    <w:rsid w:val="006D0032"/>
    <w:rsid w:val="006D060A"/>
    <w:rsid w:val="006D25F4"/>
    <w:rsid w:val="006D4881"/>
    <w:rsid w:val="006E10A5"/>
    <w:rsid w:val="006E2C3D"/>
    <w:rsid w:val="006E4505"/>
    <w:rsid w:val="006E7D25"/>
    <w:rsid w:val="006F0D5F"/>
    <w:rsid w:val="006F1BDE"/>
    <w:rsid w:val="006F20B7"/>
    <w:rsid w:val="006F2A7C"/>
    <w:rsid w:val="006F4D73"/>
    <w:rsid w:val="00704A93"/>
    <w:rsid w:val="00716374"/>
    <w:rsid w:val="00716777"/>
    <w:rsid w:val="00721509"/>
    <w:rsid w:val="007315C2"/>
    <w:rsid w:val="007374B4"/>
    <w:rsid w:val="0074117B"/>
    <w:rsid w:val="00742C7F"/>
    <w:rsid w:val="00746922"/>
    <w:rsid w:val="00756EFC"/>
    <w:rsid w:val="00765E92"/>
    <w:rsid w:val="007661ED"/>
    <w:rsid w:val="0077606B"/>
    <w:rsid w:val="0077777F"/>
    <w:rsid w:val="007A1383"/>
    <w:rsid w:val="007A6A53"/>
    <w:rsid w:val="007A7746"/>
    <w:rsid w:val="007B352E"/>
    <w:rsid w:val="007B4D6D"/>
    <w:rsid w:val="007C2C28"/>
    <w:rsid w:val="007C441F"/>
    <w:rsid w:val="007C4AD2"/>
    <w:rsid w:val="007C4D54"/>
    <w:rsid w:val="007C63CC"/>
    <w:rsid w:val="007C7428"/>
    <w:rsid w:val="007D3404"/>
    <w:rsid w:val="007D3D54"/>
    <w:rsid w:val="007E051D"/>
    <w:rsid w:val="007F132A"/>
    <w:rsid w:val="007F5B01"/>
    <w:rsid w:val="007F5F1A"/>
    <w:rsid w:val="007F6DFD"/>
    <w:rsid w:val="00801BF0"/>
    <w:rsid w:val="008056C2"/>
    <w:rsid w:val="00810037"/>
    <w:rsid w:val="00810ED5"/>
    <w:rsid w:val="00814A20"/>
    <w:rsid w:val="0081658E"/>
    <w:rsid w:val="00823842"/>
    <w:rsid w:val="008410CB"/>
    <w:rsid w:val="00841637"/>
    <w:rsid w:val="008453F4"/>
    <w:rsid w:val="00850327"/>
    <w:rsid w:val="008517BD"/>
    <w:rsid w:val="00855621"/>
    <w:rsid w:val="008610D1"/>
    <w:rsid w:val="0086273E"/>
    <w:rsid w:val="00866401"/>
    <w:rsid w:val="00866EC5"/>
    <w:rsid w:val="008703D1"/>
    <w:rsid w:val="00875909"/>
    <w:rsid w:val="00884854"/>
    <w:rsid w:val="008906E5"/>
    <w:rsid w:val="008A12F4"/>
    <w:rsid w:val="008A1BE8"/>
    <w:rsid w:val="008B58A6"/>
    <w:rsid w:val="008C56DD"/>
    <w:rsid w:val="008D4FBB"/>
    <w:rsid w:val="008D5898"/>
    <w:rsid w:val="008D7332"/>
    <w:rsid w:val="008E7067"/>
    <w:rsid w:val="008F399E"/>
    <w:rsid w:val="008F3A4B"/>
    <w:rsid w:val="008F449A"/>
    <w:rsid w:val="008F6B9B"/>
    <w:rsid w:val="00901C46"/>
    <w:rsid w:val="00904AE9"/>
    <w:rsid w:val="00904D5D"/>
    <w:rsid w:val="00907D56"/>
    <w:rsid w:val="00910241"/>
    <w:rsid w:val="00910CC7"/>
    <w:rsid w:val="00916106"/>
    <w:rsid w:val="0091668E"/>
    <w:rsid w:val="009256B5"/>
    <w:rsid w:val="009343D1"/>
    <w:rsid w:val="0093553B"/>
    <w:rsid w:val="00942F2F"/>
    <w:rsid w:val="00945496"/>
    <w:rsid w:val="00955FDC"/>
    <w:rsid w:val="0095780D"/>
    <w:rsid w:val="0096180E"/>
    <w:rsid w:val="00971D45"/>
    <w:rsid w:val="00977479"/>
    <w:rsid w:val="00984622"/>
    <w:rsid w:val="0098630E"/>
    <w:rsid w:val="009874C3"/>
    <w:rsid w:val="00991B1C"/>
    <w:rsid w:val="00997253"/>
    <w:rsid w:val="009A5598"/>
    <w:rsid w:val="009B6A19"/>
    <w:rsid w:val="009C2C68"/>
    <w:rsid w:val="009C4F39"/>
    <w:rsid w:val="009C5688"/>
    <w:rsid w:val="009D5B8A"/>
    <w:rsid w:val="009E0816"/>
    <w:rsid w:val="009E0DFE"/>
    <w:rsid w:val="009E1EEA"/>
    <w:rsid w:val="009E25E3"/>
    <w:rsid w:val="009E5B40"/>
    <w:rsid w:val="009E5D76"/>
    <w:rsid w:val="009F536D"/>
    <w:rsid w:val="00A0185B"/>
    <w:rsid w:val="00A05664"/>
    <w:rsid w:val="00A073C4"/>
    <w:rsid w:val="00A07F5D"/>
    <w:rsid w:val="00A11DCA"/>
    <w:rsid w:val="00A15C3A"/>
    <w:rsid w:val="00A206E5"/>
    <w:rsid w:val="00A206E7"/>
    <w:rsid w:val="00A226C2"/>
    <w:rsid w:val="00A23289"/>
    <w:rsid w:val="00A2710E"/>
    <w:rsid w:val="00A349B3"/>
    <w:rsid w:val="00A359D1"/>
    <w:rsid w:val="00A37CFB"/>
    <w:rsid w:val="00A41ED7"/>
    <w:rsid w:val="00A42404"/>
    <w:rsid w:val="00A468D1"/>
    <w:rsid w:val="00A5131A"/>
    <w:rsid w:val="00A5620E"/>
    <w:rsid w:val="00A60B6F"/>
    <w:rsid w:val="00A61525"/>
    <w:rsid w:val="00A63446"/>
    <w:rsid w:val="00A645CE"/>
    <w:rsid w:val="00A7119C"/>
    <w:rsid w:val="00A75428"/>
    <w:rsid w:val="00A82C23"/>
    <w:rsid w:val="00AA106E"/>
    <w:rsid w:val="00AC0F46"/>
    <w:rsid w:val="00AC79A6"/>
    <w:rsid w:val="00AE0045"/>
    <w:rsid w:val="00AF0903"/>
    <w:rsid w:val="00AF36D5"/>
    <w:rsid w:val="00B04373"/>
    <w:rsid w:val="00B21744"/>
    <w:rsid w:val="00B2385A"/>
    <w:rsid w:val="00B24FCF"/>
    <w:rsid w:val="00B36B9F"/>
    <w:rsid w:val="00B4426D"/>
    <w:rsid w:val="00B45154"/>
    <w:rsid w:val="00B51660"/>
    <w:rsid w:val="00B55B66"/>
    <w:rsid w:val="00B5703B"/>
    <w:rsid w:val="00B67766"/>
    <w:rsid w:val="00B7115A"/>
    <w:rsid w:val="00B75819"/>
    <w:rsid w:val="00B75C6A"/>
    <w:rsid w:val="00B865A4"/>
    <w:rsid w:val="00B924CD"/>
    <w:rsid w:val="00B93345"/>
    <w:rsid w:val="00BA0AAB"/>
    <w:rsid w:val="00BA1415"/>
    <w:rsid w:val="00BA6860"/>
    <w:rsid w:val="00BB1BB5"/>
    <w:rsid w:val="00BB49DC"/>
    <w:rsid w:val="00BB62C0"/>
    <w:rsid w:val="00BC78FC"/>
    <w:rsid w:val="00BD0A90"/>
    <w:rsid w:val="00BE1BAC"/>
    <w:rsid w:val="00BE7378"/>
    <w:rsid w:val="00BE7DBA"/>
    <w:rsid w:val="00BF6D5D"/>
    <w:rsid w:val="00C00345"/>
    <w:rsid w:val="00C00DE1"/>
    <w:rsid w:val="00C04055"/>
    <w:rsid w:val="00C07069"/>
    <w:rsid w:val="00C10CED"/>
    <w:rsid w:val="00C1633A"/>
    <w:rsid w:val="00C3151F"/>
    <w:rsid w:val="00C32FE3"/>
    <w:rsid w:val="00C36455"/>
    <w:rsid w:val="00C45A4E"/>
    <w:rsid w:val="00C52419"/>
    <w:rsid w:val="00C52D76"/>
    <w:rsid w:val="00C530C1"/>
    <w:rsid w:val="00C55082"/>
    <w:rsid w:val="00C55489"/>
    <w:rsid w:val="00C57ECB"/>
    <w:rsid w:val="00C602ED"/>
    <w:rsid w:val="00C726A9"/>
    <w:rsid w:val="00C81D8C"/>
    <w:rsid w:val="00C822EE"/>
    <w:rsid w:val="00C84533"/>
    <w:rsid w:val="00C8541C"/>
    <w:rsid w:val="00C9071F"/>
    <w:rsid w:val="00C975B7"/>
    <w:rsid w:val="00CA0C39"/>
    <w:rsid w:val="00CA5481"/>
    <w:rsid w:val="00CC28D2"/>
    <w:rsid w:val="00CE319A"/>
    <w:rsid w:val="00CE5BEB"/>
    <w:rsid w:val="00CF2060"/>
    <w:rsid w:val="00CF6173"/>
    <w:rsid w:val="00D077BF"/>
    <w:rsid w:val="00D133D1"/>
    <w:rsid w:val="00D276C5"/>
    <w:rsid w:val="00D32F2A"/>
    <w:rsid w:val="00D34A5F"/>
    <w:rsid w:val="00D34F51"/>
    <w:rsid w:val="00D402FF"/>
    <w:rsid w:val="00D4648C"/>
    <w:rsid w:val="00D52EBE"/>
    <w:rsid w:val="00D53FC8"/>
    <w:rsid w:val="00D5769E"/>
    <w:rsid w:val="00D70F8F"/>
    <w:rsid w:val="00D76DEC"/>
    <w:rsid w:val="00D80A5C"/>
    <w:rsid w:val="00D80CF1"/>
    <w:rsid w:val="00D816E5"/>
    <w:rsid w:val="00D835CC"/>
    <w:rsid w:val="00D83C78"/>
    <w:rsid w:val="00D9061D"/>
    <w:rsid w:val="00D9484A"/>
    <w:rsid w:val="00DA0DDB"/>
    <w:rsid w:val="00DA325F"/>
    <w:rsid w:val="00DA36C5"/>
    <w:rsid w:val="00DA3900"/>
    <w:rsid w:val="00DB780C"/>
    <w:rsid w:val="00DC15BA"/>
    <w:rsid w:val="00DC238F"/>
    <w:rsid w:val="00DD3E88"/>
    <w:rsid w:val="00DD6818"/>
    <w:rsid w:val="00DE6606"/>
    <w:rsid w:val="00DF2C1D"/>
    <w:rsid w:val="00E0251F"/>
    <w:rsid w:val="00E02D04"/>
    <w:rsid w:val="00E06190"/>
    <w:rsid w:val="00E0738D"/>
    <w:rsid w:val="00E10370"/>
    <w:rsid w:val="00E118BB"/>
    <w:rsid w:val="00E11E22"/>
    <w:rsid w:val="00E13A92"/>
    <w:rsid w:val="00E225B0"/>
    <w:rsid w:val="00E25612"/>
    <w:rsid w:val="00E42026"/>
    <w:rsid w:val="00E46784"/>
    <w:rsid w:val="00E51808"/>
    <w:rsid w:val="00E53C92"/>
    <w:rsid w:val="00E55191"/>
    <w:rsid w:val="00E62D2D"/>
    <w:rsid w:val="00E72932"/>
    <w:rsid w:val="00E737D1"/>
    <w:rsid w:val="00E7550C"/>
    <w:rsid w:val="00E760A8"/>
    <w:rsid w:val="00E7791C"/>
    <w:rsid w:val="00E85CF2"/>
    <w:rsid w:val="00E869DE"/>
    <w:rsid w:val="00E96D59"/>
    <w:rsid w:val="00EA378F"/>
    <w:rsid w:val="00EB0643"/>
    <w:rsid w:val="00EB77A2"/>
    <w:rsid w:val="00EC4155"/>
    <w:rsid w:val="00EC7B42"/>
    <w:rsid w:val="00ED3490"/>
    <w:rsid w:val="00ED4EC2"/>
    <w:rsid w:val="00ED6964"/>
    <w:rsid w:val="00ED77B1"/>
    <w:rsid w:val="00EE59C4"/>
    <w:rsid w:val="00EF1A67"/>
    <w:rsid w:val="00EF1B34"/>
    <w:rsid w:val="00EF2C1E"/>
    <w:rsid w:val="00EF61F2"/>
    <w:rsid w:val="00EF692C"/>
    <w:rsid w:val="00F000C2"/>
    <w:rsid w:val="00F018BF"/>
    <w:rsid w:val="00F13D98"/>
    <w:rsid w:val="00F16395"/>
    <w:rsid w:val="00F20816"/>
    <w:rsid w:val="00F23133"/>
    <w:rsid w:val="00F3070D"/>
    <w:rsid w:val="00F33BF7"/>
    <w:rsid w:val="00F36ECC"/>
    <w:rsid w:val="00F41BEA"/>
    <w:rsid w:val="00F60C5F"/>
    <w:rsid w:val="00F611C7"/>
    <w:rsid w:val="00F65884"/>
    <w:rsid w:val="00F74C31"/>
    <w:rsid w:val="00F74F80"/>
    <w:rsid w:val="00F836A6"/>
    <w:rsid w:val="00F84251"/>
    <w:rsid w:val="00F84644"/>
    <w:rsid w:val="00F91658"/>
    <w:rsid w:val="00F95C48"/>
    <w:rsid w:val="00F96D6A"/>
    <w:rsid w:val="00FA4FF8"/>
    <w:rsid w:val="00FA79AE"/>
    <w:rsid w:val="00FB0ABD"/>
    <w:rsid w:val="00FB10C3"/>
    <w:rsid w:val="00FB2E4A"/>
    <w:rsid w:val="00FB5034"/>
    <w:rsid w:val="00FC01B5"/>
    <w:rsid w:val="00FC28F7"/>
    <w:rsid w:val="00FC59C0"/>
    <w:rsid w:val="00FD008C"/>
    <w:rsid w:val="00FD4D1E"/>
    <w:rsid w:val="00FE506D"/>
    <w:rsid w:val="00FF4BBB"/>
    <w:rsid w:val="00FF6BAD"/>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71D53"/>
  <w15:chartTrackingRefBased/>
  <w15:docId w15:val="{F6688BEA-5685-9140-8A2B-D1DE9D9FD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O"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0744B4"/>
    <w:pPr>
      <w:keepNext/>
      <w:keepLines/>
      <w:spacing w:before="320" w:after="80" w:line="276" w:lineRule="auto"/>
      <w:outlineLvl w:val="2"/>
    </w:pPr>
    <w:rPr>
      <w:rFonts w:ascii="Arial" w:eastAsia="Arial" w:hAnsi="Arial" w:cs="Arial"/>
      <w:color w:val="434343"/>
      <w:kern w:val="0"/>
      <w:sz w:val="28"/>
      <w:szCs w:val="28"/>
      <w:lang w:val="es"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C00F7"/>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3Char">
    <w:name w:val="Heading 3 Char"/>
    <w:basedOn w:val="DefaultParagraphFont"/>
    <w:link w:val="Heading3"/>
    <w:uiPriority w:val="9"/>
    <w:rsid w:val="000744B4"/>
    <w:rPr>
      <w:rFonts w:ascii="Arial" w:eastAsia="Arial" w:hAnsi="Arial" w:cs="Arial"/>
      <w:color w:val="434343"/>
      <w:kern w:val="0"/>
      <w:sz w:val="28"/>
      <w:szCs w:val="28"/>
      <w:lang w:val="es" w:eastAsia="en-GB"/>
      <w14:ligatures w14:val="none"/>
    </w:rPr>
  </w:style>
  <w:style w:type="character" w:styleId="PlaceholderText">
    <w:name w:val="Placeholder Text"/>
    <w:basedOn w:val="DefaultParagraphFont"/>
    <w:uiPriority w:val="99"/>
    <w:semiHidden/>
    <w:rsid w:val="007F5B01"/>
    <w:rPr>
      <w:color w:val="808080"/>
    </w:rPr>
  </w:style>
  <w:style w:type="paragraph" w:styleId="Caption">
    <w:name w:val="caption"/>
    <w:basedOn w:val="Normal"/>
    <w:next w:val="Normal"/>
    <w:uiPriority w:val="35"/>
    <w:unhideWhenUsed/>
    <w:qFormat/>
    <w:rsid w:val="00F018BF"/>
    <w:pPr>
      <w:spacing w:after="200"/>
    </w:pPr>
    <w:rPr>
      <w:i/>
      <w:iCs/>
      <w:color w:val="44546A" w:themeColor="text2"/>
      <w:sz w:val="18"/>
      <w:szCs w:val="18"/>
    </w:rPr>
  </w:style>
  <w:style w:type="paragraph" w:styleId="Header">
    <w:name w:val="header"/>
    <w:basedOn w:val="Normal"/>
    <w:link w:val="HeaderChar"/>
    <w:uiPriority w:val="99"/>
    <w:unhideWhenUsed/>
    <w:rsid w:val="00CF2060"/>
    <w:pPr>
      <w:tabs>
        <w:tab w:val="center" w:pos="4513"/>
        <w:tab w:val="right" w:pos="9026"/>
      </w:tabs>
    </w:pPr>
  </w:style>
  <w:style w:type="character" w:customStyle="1" w:styleId="HeaderChar">
    <w:name w:val="Header Char"/>
    <w:basedOn w:val="DefaultParagraphFont"/>
    <w:link w:val="Header"/>
    <w:uiPriority w:val="99"/>
    <w:rsid w:val="00CF2060"/>
  </w:style>
  <w:style w:type="paragraph" w:styleId="Footer">
    <w:name w:val="footer"/>
    <w:basedOn w:val="Normal"/>
    <w:link w:val="FooterChar"/>
    <w:uiPriority w:val="99"/>
    <w:unhideWhenUsed/>
    <w:rsid w:val="00CF2060"/>
    <w:pPr>
      <w:tabs>
        <w:tab w:val="center" w:pos="4513"/>
        <w:tab w:val="right" w:pos="9026"/>
      </w:tabs>
    </w:pPr>
  </w:style>
  <w:style w:type="character" w:customStyle="1" w:styleId="FooterChar">
    <w:name w:val="Footer Char"/>
    <w:basedOn w:val="DefaultParagraphFont"/>
    <w:link w:val="Footer"/>
    <w:uiPriority w:val="99"/>
    <w:rsid w:val="00CF2060"/>
  </w:style>
  <w:style w:type="paragraph" w:styleId="Revision">
    <w:name w:val="Revision"/>
    <w:hidden/>
    <w:uiPriority w:val="99"/>
    <w:semiHidden/>
    <w:rsid w:val="00D52EBE"/>
  </w:style>
  <w:style w:type="character" w:styleId="CommentReference">
    <w:name w:val="annotation reference"/>
    <w:basedOn w:val="DefaultParagraphFont"/>
    <w:uiPriority w:val="99"/>
    <w:semiHidden/>
    <w:unhideWhenUsed/>
    <w:rsid w:val="00D52EBE"/>
    <w:rPr>
      <w:sz w:val="16"/>
      <w:szCs w:val="16"/>
    </w:rPr>
  </w:style>
  <w:style w:type="paragraph" w:styleId="CommentText">
    <w:name w:val="annotation text"/>
    <w:basedOn w:val="Normal"/>
    <w:link w:val="CommentTextChar"/>
    <w:uiPriority w:val="99"/>
    <w:semiHidden/>
    <w:unhideWhenUsed/>
    <w:rsid w:val="00D52EBE"/>
    <w:rPr>
      <w:sz w:val="20"/>
      <w:szCs w:val="20"/>
    </w:rPr>
  </w:style>
  <w:style w:type="character" w:customStyle="1" w:styleId="CommentTextChar">
    <w:name w:val="Comment Text Char"/>
    <w:basedOn w:val="DefaultParagraphFont"/>
    <w:link w:val="CommentText"/>
    <w:uiPriority w:val="99"/>
    <w:semiHidden/>
    <w:rsid w:val="00D52EBE"/>
    <w:rPr>
      <w:sz w:val="20"/>
      <w:szCs w:val="20"/>
    </w:rPr>
  </w:style>
  <w:style w:type="paragraph" w:styleId="CommentSubject">
    <w:name w:val="annotation subject"/>
    <w:basedOn w:val="CommentText"/>
    <w:next w:val="CommentText"/>
    <w:link w:val="CommentSubjectChar"/>
    <w:uiPriority w:val="99"/>
    <w:semiHidden/>
    <w:unhideWhenUsed/>
    <w:rsid w:val="00D52EBE"/>
    <w:rPr>
      <w:b/>
      <w:bCs/>
    </w:rPr>
  </w:style>
  <w:style w:type="character" w:customStyle="1" w:styleId="CommentSubjectChar">
    <w:name w:val="Comment Subject Char"/>
    <w:basedOn w:val="CommentTextChar"/>
    <w:link w:val="CommentSubject"/>
    <w:uiPriority w:val="99"/>
    <w:semiHidden/>
    <w:rsid w:val="00D52EBE"/>
    <w:rPr>
      <w:b/>
      <w:bCs/>
      <w:sz w:val="20"/>
      <w:szCs w:val="20"/>
    </w:rPr>
  </w:style>
  <w:style w:type="character" w:styleId="Hyperlink">
    <w:name w:val="Hyperlink"/>
    <w:basedOn w:val="DefaultParagraphFont"/>
    <w:uiPriority w:val="99"/>
    <w:unhideWhenUsed/>
    <w:rsid w:val="00DA3900"/>
    <w:rPr>
      <w:color w:val="0563C1" w:themeColor="hyperlink"/>
      <w:u w:val="single"/>
    </w:rPr>
  </w:style>
  <w:style w:type="character" w:styleId="UnresolvedMention">
    <w:name w:val="Unresolved Mention"/>
    <w:basedOn w:val="DefaultParagraphFont"/>
    <w:uiPriority w:val="99"/>
    <w:semiHidden/>
    <w:unhideWhenUsed/>
    <w:rsid w:val="00DA3900"/>
    <w:rPr>
      <w:color w:val="605E5C"/>
      <w:shd w:val="clear" w:color="auto" w:fill="E1DFDD"/>
    </w:rPr>
  </w:style>
  <w:style w:type="paragraph" w:styleId="Bibliography">
    <w:name w:val="Bibliography"/>
    <w:basedOn w:val="Normal"/>
    <w:next w:val="Normal"/>
    <w:uiPriority w:val="37"/>
    <w:unhideWhenUsed/>
    <w:rsid w:val="000D2AC6"/>
    <w:pPr>
      <w:tabs>
        <w:tab w:val="left" w:pos="260"/>
      </w:tabs>
      <w:spacing w:line="48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437975">
      <w:bodyDiv w:val="1"/>
      <w:marLeft w:val="0"/>
      <w:marRight w:val="0"/>
      <w:marTop w:val="0"/>
      <w:marBottom w:val="0"/>
      <w:divBdr>
        <w:top w:val="none" w:sz="0" w:space="0" w:color="auto"/>
        <w:left w:val="none" w:sz="0" w:space="0" w:color="auto"/>
        <w:bottom w:val="none" w:sz="0" w:space="0" w:color="auto"/>
        <w:right w:val="none" w:sz="0" w:space="0" w:color="auto"/>
      </w:divBdr>
      <w:divsChild>
        <w:div w:id="1914119711">
          <w:marLeft w:val="0"/>
          <w:marRight w:val="0"/>
          <w:marTop w:val="0"/>
          <w:marBottom w:val="0"/>
          <w:divBdr>
            <w:top w:val="none" w:sz="0" w:space="0" w:color="auto"/>
            <w:left w:val="none" w:sz="0" w:space="0" w:color="auto"/>
            <w:bottom w:val="none" w:sz="0" w:space="0" w:color="auto"/>
            <w:right w:val="none" w:sz="0" w:space="0" w:color="auto"/>
          </w:divBdr>
          <w:divsChild>
            <w:div w:id="1581719864">
              <w:marLeft w:val="0"/>
              <w:marRight w:val="0"/>
              <w:marTop w:val="0"/>
              <w:marBottom w:val="0"/>
              <w:divBdr>
                <w:top w:val="none" w:sz="0" w:space="0" w:color="auto"/>
                <w:left w:val="none" w:sz="0" w:space="0" w:color="auto"/>
                <w:bottom w:val="none" w:sz="0" w:space="0" w:color="auto"/>
                <w:right w:val="none" w:sz="0" w:space="0" w:color="auto"/>
              </w:divBdr>
              <w:divsChild>
                <w:div w:id="174891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726465">
      <w:bodyDiv w:val="1"/>
      <w:marLeft w:val="0"/>
      <w:marRight w:val="0"/>
      <w:marTop w:val="0"/>
      <w:marBottom w:val="0"/>
      <w:divBdr>
        <w:top w:val="none" w:sz="0" w:space="0" w:color="auto"/>
        <w:left w:val="none" w:sz="0" w:space="0" w:color="auto"/>
        <w:bottom w:val="none" w:sz="0" w:space="0" w:color="auto"/>
        <w:right w:val="none" w:sz="0" w:space="0" w:color="auto"/>
      </w:divBdr>
      <w:divsChild>
        <w:div w:id="218058538">
          <w:marLeft w:val="0"/>
          <w:marRight w:val="0"/>
          <w:marTop w:val="0"/>
          <w:marBottom w:val="0"/>
          <w:divBdr>
            <w:top w:val="none" w:sz="0" w:space="0" w:color="auto"/>
            <w:left w:val="none" w:sz="0" w:space="0" w:color="auto"/>
            <w:bottom w:val="none" w:sz="0" w:space="0" w:color="auto"/>
            <w:right w:val="none" w:sz="0" w:space="0" w:color="auto"/>
          </w:divBdr>
          <w:divsChild>
            <w:div w:id="859397133">
              <w:marLeft w:val="0"/>
              <w:marRight w:val="0"/>
              <w:marTop w:val="0"/>
              <w:marBottom w:val="0"/>
              <w:divBdr>
                <w:top w:val="none" w:sz="0" w:space="0" w:color="auto"/>
                <w:left w:val="none" w:sz="0" w:space="0" w:color="auto"/>
                <w:bottom w:val="none" w:sz="0" w:space="0" w:color="auto"/>
                <w:right w:val="none" w:sz="0" w:space="0" w:color="auto"/>
              </w:divBdr>
              <w:divsChild>
                <w:div w:id="59775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214508">
      <w:bodyDiv w:val="1"/>
      <w:marLeft w:val="0"/>
      <w:marRight w:val="0"/>
      <w:marTop w:val="0"/>
      <w:marBottom w:val="0"/>
      <w:divBdr>
        <w:top w:val="none" w:sz="0" w:space="0" w:color="auto"/>
        <w:left w:val="none" w:sz="0" w:space="0" w:color="auto"/>
        <w:bottom w:val="none" w:sz="0" w:space="0" w:color="auto"/>
        <w:right w:val="none" w:sz="0" w:space="0" w:color="auto"/>
      </w:divBdr>
      <w:divsChild>
        <w:div w:id="669521705">
          <w:marLeft w:val="0"/>
          <w:marRight w:val="0"/>
          <w:marTop w:val="0"/>
          <w:marBottom w:val="0"/>
          <w:divBdr>
            <w:top w:val="none" w:sz="0" w:space="0" w:color="auto"/>
            <w:left w:val="none" w:sz="0" w:space="0" w:color="auto"/>
            <w:bottom w:val="none" w:sz="0" w:space="0" w:color="auto"/>
            <w:right w:val="none" w:sz="0" w:space="0" w:color="auto"/>
          </w:divBdr>
          <w:divsChild>
            <w:div w:id="602080794">
              <w:marLeft w:val="0"/>
              <w:marRight w:val="0"/>
              <w:marTop w:val="0"/>
              <w:marBottom w:val="0"/>
              <w:divBdr>
                <w:top w:val="none" w:sz="0" w:space="0" w:color="auto"/>
                <w:left w:val="none" w:sz="0" w:space="0" w:color="auto"/>
                <w:bottom w:val="none" w:sz="0" w:space="0" w:color="auto"/>
                <w:right w:val="none" w:sz="0" w:space="0" w:color="auto"/>
              </w:divBdr>
              <w:divsChild>
                <w:div w:id="130543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128421">
      <w:bodyDiv w:val="1"/>
      <w:marLeft w:val="0"/>
      <w:marRight w:val="0"/>
      <w:marTop w:val="0"/>
      <w:marBottom w:val="0"/>
      <w:divBdr>
        <w:top w:val="none" w:sz="0" w:space="0" w:color="auto"/>
        <w:left w:val="none" w:sz="0" w:space="0" w:color="auto"/>
        <w:bottom w:val="none" w:sz="0" w:space="0" w:color="auto"/>
        <w:right w:val="none" w:sz="0" w:space="0" w:color="auto"/>
      </w:divBdr>
      <w:divsChild>
        <w:div w:id="803810839">
          <w:marLeft w:val="0"/>
          <w:marRight w:val="0"/>
          <w:marTop w:val="0"/>
          <w:marBottom w:val="0"/>
          <w:divBdr>
            <w:top w:val="none" w:sz="0" w:space="0" w:color="auto"/>
            <w:left w:val="none" w:sz="0" w:space="0" w:color="auto"/>
            <w:bottom w:val="none" w:sz="0" w:space="0" w:color="auto"/>
            <w:right w:val="none" w:sz="0" w:space="0" w:color="auto"/>
          </w:divBdr>
          <w:divsChild>
            <w:div w:id="1911500811">
              <w:marLeft w:val="0"/>
              <w:marRight w:val="0"/>
              <w:marTop w:val="0"/>
              <w:marBottom w:val="0"/>
              <w:divBdr>
                <w:top w:val="none" w:sz="0" w:space="0" w:color="auto"/>
                <w:left w:val="none" w:sz="0" w:space="0" w:color="auto"/>
                <w:bottom w:val="none" w:sz="0" w:space="0" w:color="auto"/>
                <w:right w:val="none" w:sz="0" w:space="0" w:color="auto"/>
              </w:divBdr>
              <w:divsChild>
                <w:div w:id="129617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240202">
      <w:bodyDiv w:val="1"/>
      <w:marLeft w:val="0"/>
      <w:marRight w:val="0"/>
      <w:marTop w:val="0"/>
      <w:marBottom w:val="0"/>
      <w:divBdr>
        <w:top w:val="none" w:sz="0" w:space="0" w:color="auto"/>
        <w:left w:val="none" w:sz="0" w:space="0" w:color="auto"/>
        <w:bottom w:val="none" w:sz="0" w:space="0" w:color="auto"/>
        <w:right w:val="none" w:sz="0" w:space="0" w:color="auto"/>
      </w:divBdr>
      <w:divsChild>
        <w:div w:id="1958902394">
          <w:marLeft w:val="0"/>
          <w:marRight w:val="0"/>
          <w:marTop w:val="0"/>
          <w:marBottom w:val="0"/>
          <w:divBdr>
            <w:top w:val="none" w:sz="0" w:space="0" w:color="auto"/>
            <w:left w:val="none" w:sz="0" w:space="0" w:color="auto"/>
            <w:bottom w:val="none" w:sz="0" w:space="0" w:color="auto"/>
            <w:right w:val="none" w:sz="0" w:space="0" w:color="auto"/>
          </w:divBdr>
          <w:divsChild>
            <w:div w:id="1304314474">
              <w:marLeft w:val="0"/>
              <w:marRight w:val="0"/>
              <w:marTop w:val="0"/>
              <w:marBottom w:val="0"/>
              <w:divBdr>
                <w:top w:val="none" w:sz="0" w:space="0" w:color="auto"/>
                <w:left w:val="none" w:sz="0" w:space="0" w:color="auto"/>
                <w:bottom w:val="none" w:sz="0" w:space="0" w:color="auto"/>
                <w:right w:val="none" w:sz="0" w:space="0" w:color="auto"/>
              </w:divBdr>
              <w:divsChild>
                <w:div w:id="70156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053028">
      <w:bodyDiv w:val="1"/>
      <w:marLeft w:val="0"/>
      <w:marRight w:val="0"/>
      <w:marTop w:val="0"/>
      <w:marBottom w:val="0"/>
      <w:divBdr>
        <w:top w:val="none" w:sz="0" w:space="0" w:color="auto"/>
        <w:left w:val="none" w:sz="0" w:space="0" w:color="auto"/>
        <w:bottom w:val="none" w:sz="0" w:space="0" w:color="auto"/>
        <w:right w:val="none" w:sz="0" w:space="0" w:color="auto"/>
      </w:divBdr>
      <w:divsChild>
        <w:div w:id="1582518335">
          <w:marLeft w:val="0"/>
          <w:marRight w:val="0"/>
          <w:marTop w:val="0"/>
          <w:marBottom w:val="0"/>
          <w:divBdr>
            <w:top w:val="none" w:sz="0" w:space="0" w:color="auto"/>
            <w:left w:val="none" w:sz="0" w:space="0" w:color="auto"/>
            <w:bottom w:val="none" w:sz="0" w:space="0" w:color="auto"/>
            <w:right w:val="none" w:sz="0" w:space="0" w:color="auto"/>
          </w:divBdr>
          <w:divsChild>
            <w:div w:id="531116999">
              <w:marLeft w:val="0"/>
              <w:marRight w:val="0"/>
              <w:marTop w:val="0"/>
              <w:marBottom w:val="0"/>
              <w:divBdr>
                <w:top w:val="none" w:sz="0" w:space="0" w:color="auto"/>
                <w:left w:val="none" w:sz="0" w:space="0" w:color="auto"/>
                <w:bottom w:val="none" w:sz="0" w:space="0" w:color="auto"/>
                <w:right w:val="none" w:sz="0" w:space="0" w:color="auto"/>
              </w:divBdr>
              <w:divsChild>
                <w:div w:id="36406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6764">
          <w:marLeft w:val="0"/>
          <w:marRight w:val="0"/>
          <w:marTop w:val="0"/>
          <w:marBottom w:val="0"/>
          <w:divBdr>
            <w:top w:val="none" w:sz="0" w:space="0" w:color="auto"/>
            <w:left w:val="none" w:sz="0" w:space="0" w:color="auto"/>
            <w:bottom w:val="none" w:sz="0" w:space="0" w:color="auto"/>
            <w:right w:val="none" w:sz="0" w:space="0" w:color="auto"/>
          </w:divBdr>
          <w:divsChild>
            <w:div w:id="915481059">
              <w:marLeft w:val="0"/>
              <w:marRight w:val="0"/>
              <w:marTop w:val="0"/>
              <w:marBottom w:val="0"/>
              <w:divBdr>
                <w:top w:val="none" w:sz="0" w:space="0" w:color="auto"/>
                <w:left w:val="none" w:sz="0" w:space="0" w:color="auto"/>
                <w:bottom w:val="none" w:sz="0" w:space="0" w:color="auto"/>
                <w:right w:val="none" w:sz="0" w:space="0" w:color="auto"/>
              </w:divBdr>
              <w:divsChild>
                <w:div w:id="72726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835575">
      <w:bodyDiv w:val="1"/>
      <w:marLeft w:val="0"/>
      <w:marRight w:val="0"/>
      <w:marTop w:val="0"/>
      <w:marBottom w:val="0"/>
      <w:divBdr>
        <w:top w:val="none" w:sz="0" w:space="0" w:color="auto"/>
        <w:left w:val="none" w:sz="0" w:space="0" w:color="auto"/>
        <w:bottom w:val="none" w:sz="0" w:space="0" w:color="auto"/>
        <w:right w:val="none" w:sz="0" w:space="0" w:color="auto"/>
      </w:divBdr>
      <w:divsChild>
        <w:div w:id="835457044">
          <w:marLeft w:val="0"/>
          <w:marRight w:val="0"/>
          <w:marTop w:val="0"/>
          <w:marBottom w:val="0"/>
          <w:divBdr>
            <w:top w:val="none" w:sz="0" w:space="0" w:color="auto"/>
            <w:left w:val="none" w:sz="0" w:space="0" w:color="auto"/>
            <w:bottom w:val="none" w:sz="0" w:space="0" w:color="auto"/>
            <w:right w:val="none" w:sz="0" w:space="0" w:color="auto"/>
          </w:divBdr>
          <w:divsChild>
            <w:div w:id="558789972">
              <w:marLeft w:val="0"/>
              <w:marRight w:val="0"/>
              <w:marTop w:val="0"/>
              <w:marBottom w:val="0"/>
              <w:divBdr>
                <w:top w:val="none" w:sz="0" w:space="0" w:color="auto"/>
                <w:left w:val="none" w:sz="0" w:space="0" w:color="auto"/>
                <w:bottom w:val="none" w:sz="0" w:space="0" w:color="auto"/>
                <w:right w:val="none" w:sz="0" w:space="0" w:color="auto"/>
              </w:divBdr>
              <w:divsChild>
                <w:div w:id="58526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606574">
      <w:bodyDiv w:val="1"/>
      <w:marLeft w:val="0"/>
      <w:marRight w:val="0"/>
      <w:marTop w:val="0"/>
      <w:marBottom w:val="0"/>
      <w:divBdr>
        <w:top w:val="none" w:sz="0" w:space="0" w:color="auto"/>
        <w:left w:val="none" w:sz="0" w:space="0" w:color="auto"/>
        <w:bottom w:val="none" w:sz="0" w:space="0" w:color="auto"/>
        <w:right w:val="none" w:sz="0" w:space="0" w:color="auto"/>
      </w:divBdr>
      <w:divsChild>
        <w:div w:id="2130971355">
          <w:marLeft w:val="0"/>
          <w:marRight w:val="0"/>
          <w:marTop w:val="0"/>
          <w:marBottom w:val="0"/>
          <w:divBdr>
            <w:top w:val="none" w:sz="0" w:space="0" w:color="auto"/>
            <w:left w:val="none" w:sz="0" w:space="0" w:color="auto"/>
            <w:bottom w:val="none" w:sz="0" w:space="0" w:color="auto"/>
            <w:right w:val="none" w:sz="0" w:space="0" w:color="auto"/>
          </w:divBdr>
          <w:divsChild>
            <w:div w:id="2081176633">
              <w:marLeft w:val="0"/>
              <w:marRight w:val="0"/>
              <w:marTop w:val="0"/>
              <w:marBottom w:val="0"/>
              <w:divBdr>
                <w:top w:val="none" w:sz="0" w:space="0" w:color="auto"/>
                <w:left w:val="none" w:sz="0" w:space="0" w:color="auto"/>
                <w:bottom w:val="none" w:sz="0" w:space="0" w:color="auto"/>
                <w:right w:val="none" w:sz="0" w:space="0" w:color="auto"/>
              </w:divBdr>
              <w:divsChild>
                <w:div w:id="6488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760457">
      <w:bodyDiv w:val="1"/>
      <w:marLeft w:val="0"/>
      <w:marRight w:val="0"/>
      <w:marTop w:val="0"/>
      <w:marBottom w:val="0"/>
      <w:divBdr>
        <w:top w:val="none" w:sz="0" w:space="0" w:color="auto"/>
        <w:left w:val="none" w:sz="0" w:space="0" w:color="auto"/>
        <w:bottom w:val="none" w:sz="0" w:space="0" w:color="auto"/>
        <w:right w:val="none" w:sz="0" w:space="0" w:color="auto"/>
      </w:divBdr>
      <w:divsChild>
        <w:div w:id="1342320009">
          <w:marLeft w:val="0"/>
          <w:marRight w:val="0"/>
          <w:marTop w:val="0"/>
          <w:marBottom w:val="0"/>
          <w:divBdr>
            <w:top w:val="none" w:sz="0" w:space="0" w:color="auto"/>
            <w:left w:val="none" w:sz="0" w:space="0" w:color="auto"/>
            <w:bottom w:val="none" w:sz="0" w:space="0" w:color="auto"/>
            <w:right w:val="none" w:sz="0" w:space="0" w:color="auto"/>
          </w:divBdr>
          <w:divsChild>
            <w:div w:id="1027028731">
              <w:marLeft w:val="0"/>
              <w:marRight w:val="0"/>
              <w:marTop w:val="0"/>
              <w:marBottom w:val="0"/>
              <w:divBdr>
                <w:top w:val="none" w:sz="0" w:space="0" w:color="auto"/>
                <w:left w:val="none" w:sz="0" w:space="0" w:color="auto"/>
                <w:bottom w:val="none" w:sz="0" w:space="0" w:color="auto"/>
                <w:right w:val="none" w:sz="0" w:space="0" w:color="auto"/>
              </w:divBdr>
              <w:divsChild>
                <w:div w:id="93259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microsoft.com/office/2011/relationships/people" Target="people.xml"/><Relationship Id="rId3" Type="http://schemas.openxmlformats.org/officeDocument/2006/relationships/webSettings" Target="webSettings.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7.png"/><Relationship Id="rId1" Type="http://schemas.openxmlformats.org/officeDocument/2006/relationships/styles" Target="styles.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endnotes" Target="end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footnotes" Target="footnotes.xml"/><Relationship Id="rId9" Type="http://schemas.microsoft.com/office/2018/08/relationships/commentsExtensible" Target="commentsExtensible.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15</Pages>
  <Words>8056</Words>
  <Characters>45924</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Cascante Vega, Jaime E.</dc:creator>
  <cp:keywords/>
  <dc:description/>
  <cp:lastModifiedBy>Cascante Vega, Jaime E.</cp:lastModifiedBy>
  <cp:revision>59</cp:revision>
  <dcterms:created xsi:type="dcterms:W3CDTF">2023-08-25T15:34:00Z</dcterms:created>
  <dcterms:modified xsi:type="dcterms:W3CDTF">2023-08-26T19:03:00Z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id="AWcNVIUV"/&gt;&lt;style id="http://www.zotero.org/styles/nature" hasBibliography="1" bibliographyStyleHasBeenSet="1"/&gt;&lt;prefs&gt;&lt;pref name="fieldType" value="Field"/&gt;&lt;/prefs&gt;&lt;/data&gt;</vt:lpwstr>
  </property>
</Properties>
</file>